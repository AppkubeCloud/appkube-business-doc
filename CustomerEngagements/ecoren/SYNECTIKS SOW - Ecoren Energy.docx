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7AC73E76" w:rsidR="003A3D9E" w:rsidRPr="00DC4FBC" w:rsidRDefault="00C15ADF" w:rsidP="00DC4FBC">
      <w:pPr>
        <w:pStyle w:val="Title"/>
        <w:rPr>
          <w:rFonts w:ascii="Times New Roman" w:hAnsi="Times New Roman"/>
          <w:smallCaps/>
          <w:sz w:val="72"/>
          <w:szCs w:val="72"/>
        </w:rPr>
      </w:pPr>
      <w:ins w:id="0" w:author="Papu Bhattacharya" w:date="2019-07-01T13:01:00Z">
        <w:r>
          <w:rPr>
            <w:rFonts w:ascii="Times New Roman" w:hAnsi="Times New Roman"/>
            <w:smallCaps/>
            <w:sz w:val="72"/>
            <w:szCs w:val="72"/>
          </w:rPr>
          <w:t xml:space="preserve">Process </w:t>
        </w:r>
      </w:ins>
      <w:ins w:id="1" w:author="Papu Bhattacharya" w:date="2019-07-01T13:02:00Z">
        <w:r>
          <w:rPr>
            <w:rFonts w:ascii="Times New Roman" w:hAnsi="Times New Roman"/>
            <w:smallCaps/>
            <w:sz w:val="72"/>
            <w:szCs w:val="72"/>
          </w:rPr>
          <w:t>Automation</w:t>
        </w:r>
      </w:ins>
      <w:del w:id="2" w:author="Papu Bhattacharya" w:date="2019-07-01T13:01:00Z">
        <w:r w:rsidR="00DC4FBC" w:rsidRPr="00DC4FBC" w:rsidDel="00C15ADF">
          <w:rPr>
            <w:rFonts w:ascii="Times New Roman" w:hAnsi="Times New Roman"/>
            <w:smallCaps/>
            <w:sz w:val="72"/>
            <w:szCs w:val="72"/>
          </w:rPr>
          <w:delText>Cloud Migration</w:delText>
        </w:r>
      </w:del>
    </w:p>
    <w:p w14:paraId="07732468" w14:textId="67485311" w:rsidR="00DC4FBC" w:rsidRDefault="00DC4FBC" w:rsidP="00DC4FBC"/>
    <w:p w14:paraId="5CA7903C" w14:textId="499E41D2"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SYN-1118-AR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BBE8CCC" w:rsidR="00DC4FBC" w:rsidRDefault="00093EA2" w:rsidP="00DC4FBC">
      <w:pPr>
        <w:jc w:val="center"/>
      </w:pPr>
      <w:del w:id="3" w:author="Papu Bhattacharya" w:date="2019-07-01T13:04:00Z">
        <w:r w:rsidDel="00093EA2">
          <w:rPr>
            <w:noProof/>
          </w:rPr>
          <w:drawing>
            <wp:anchor distT="0" distB="0" distL="114300" distR="114300" simplePos="0" relativeHeight="251658240" behindDoc="0" locked="0" layoutInCell="1" allowOverlap="1" wp14:anchorId="384BDEEC" wp14:editId="582C708F">
              <wp:simplePos x="0" y="0"/>
              <wp:positionH relativeFrom="column">
                <wp:posOffset>2165350</wp:posOffset>
              </wp:positionH>
              <wp:positionV relativeFrom="paragraph">
                <wp:posOffset>283845</wp:posOffset>
              </wp:positionV>
              <wp:extent cx="1663700" cy="533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63700" cy="533400"/>
                      </a:xfrm>
                      <a:prstGeom prst="rect">
                        <a:avLst/>
                      </a:prstGeom>
                    </pic:spPr>
                  </pic:pic>
                </a:graphicData>
              </a:graphic>
              <wp14:sizeRelH relativeFrom="margin">
                <wp14:pctWidth>0</wp14:pctWidth>
              </wp14:sizeRelH>
            </wp:anchor>
          </w:drawing>
        </w:r>
      </w:del>
    </w:p>
    <w:p w14:paraId="0D6CB37A" w14:textId="57C9B891" w:rsidR="00DC4FBC" w:rsidRPr="00DC4FBC" w:rsidRDefault="00093EA2" w:rsidP="00DC4FBC">
      <w:pPr>
        <w:jc w:val="center"/>
      </w:pPr>
      <w:ins w:id="4" w:author="Papu Bhattacharya" w:date="2019-07-01T13:04:00Z">
        <w:r>
          <w:rPr>
            <w:noProof/>
          </w:rPr>
          <w:drawing>
            <wp:anchor distT="0" distB="0" distL="114300" distR="114300" simplePos="0" relativeHeight="251659264" behindDoc="0" locked="0" layoutInCell="1" allowOverlap="1" wp14:anchorId="70BA822B" wp14:editId="3C77652A">
              <wp:simplePos x="0" y="0"/>
              <wp:positionH relativeFrom="column">
                <wp:posOffset>1879600</wp:posOffset>
              </wp:positionH>
              <wp:positionV relativeFrom="paragraph">
                <wp:posOffset>-1905</wp:posOffset>
              </wp:positionV>
              <wp:extent cx="2181225" cy="48577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oren-logo.png"/>
                      <pic:cNvPicPr/>
                    </pic:nvPicPr>
                    <pic:blipFill>
                      <a:blip r:embed="rId9">
                        <a:extLst>
                          <a:ext uri="{28A0092B-C50C-407E-A947-70E740481C1C}">
                            <a14:useLocalDpi xmlns:a14="http://schemas.microsoft.com/office/drawing/2010/main" val="0"/>
                          </a:ext>
                        </a:extLst>
                      </a:blip>
                      <a:stretch>
                        <a:fillRect/>
                      </a:stretch>
                    </pic:blipFill>
                    <pic:spPr>
                      <a:xfrm>
                        <a:off x="0" y="0"/>
                        <a:ext cx="2181225" cy="485775"/>
                      </a:xfrm>
                      <a:prstGeom prst="rect">
                        <a:avLst/>
                      </a:prstGeom>
                    </pic:spPr>
                  </pic:pic>
                </a:graphicData>
              </a:graphic>
            </wp:anchor>
          </w:drawing>
        </w:r>
      </w:ins>
    </w:p>
    <w:p w14:paraId="7526A3F6" w14:textId="77777777" w:rsidR="003A3D9E" w:rsidRDefault="003A3D9E" w:rsidP="003A3D9E">
      <w:pPr>
        <w:pStyle w:val="Title"/>
        <w:jc w:val="right"/>
        <w:rPr>
          <w:rFonts w:ascii="Times New Roman" w:hAnsi="Times New Roman"/>
          <w:smallCaps/>
          <w:szCs w:val="36"/>
        </w:rPr>
      </w:pPr>
    </w:p>
    <w:p w14:paraId="7526A3F7" w14:textId="24ABC9FC" w:rsidR="003A3D9E" w:rsidRDefault="003A3D9E" w:rsidP="003A3D9E">
      <w:pPr>
        <w:pStyle w:val="Title"/>
        <w:jc w:val="right"/>
        <w:rPr>
          <w:ins w:id="5" w:author="Papu Bhattacharya" w:date="2019-07-01T13:03:00Z"/>
          <w:rFonts w:ascii="Times New Roman" w:hAnsi="Times New Roman"/>
          <w:smallCaps/>
          <w:szCs w:val="36"/>
        </w:rPr>
      </w:pPr>
    </w:p>
    <w:p w14:paraId="6D708B75" w14:textId="7F2EB1C9" w:rsidR="00093EA2" w:rsidRPr="00093EA2" w:rsidRDefault="00093EA2" w:rsidP="00093EA2">
      <w:pPr>
        <w:rPr>
          <w:rPrChange w:id="6" w:author="Papu Bhattacharya" w:date="2019-07-01T13:03:00Z">
            <w:rPr>
              <w:rFonts w:ascii="Times New Roman" w:hAnsi="Times New Roman"/>
              <w:smallCaps/>
              <w:szCs w:val="36"/>
            </w:rPr>
          </w:rPrChange>
        </w:rPr>
        <w:pPrChange w:id="7" w:author="Papu Bhattacharya" w:date="2019-07-01T13:03:00Z">
          <w:pPr>
            <w:pStyle w:val="Title"/>
            <w:jc w:val="right"/>
          </w:pPr>
        </w:pPrChange>
      </w:pPr>
      <w:ins w:id="8" w:author="Papu Bhattacharya" w:date="2019-07-01T13:04:00Z">
        <w:r>
          <w:t xml:space="preserve">  </w:t>
        </w:r>
      </w:ins>
    </w:p>
    <w:p w14:paraId="7526A3F8" w14:textId="77777777" w:rsidR="003A3D9E" w:rsidRDefault="003A3D9E" w:rsidP="003A3D9E">
      <w:pPr>
        <w:pStyle w:val="Title"/>
        <w:jc w:val="right"/>
        <w:rPr>
          <w:rFonts w:ascii="Times New Roman" w:hAnsi="Times New Roman"/>
          <w:smallCaps/>
          <w:szCs w:val="36"/>
        </w:rPr>
      </w:pPr>
    </w:p>
    <w:p w14:paraId="69360FE2" w14:textId="0FFEB36C"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ins w:id="9" w:author="Papu Bhattacharya" w:date="2019-07-01T12:56:00Z">
        <w:r w:rsidR="00055980">
          <w:rPr>
            <w:rFonts w:ascii="Times New Roman Bold" w:hAnsi="Times New Roman Bold" w:cs="Times New Roman"/>
            <w:b/>
            <w:smallCaps/>
            <w:noProof/>
            <w:sz w:val="32"/>
            <w:szCs w:val="32"/>
          </w:rPr>
          <w:t>July 1, 2019</w:t>
        </w:r>
      </w:ins>
      <w:del w:id="10" w:author="Papu Bhattacharya" w:date="2019-07-01T12:56:00Z">
        <w:r w:rsidR="0015227E" w:rsidDel="00055980">
          <w:rPr>
            <w:rFonts w:ascii="Times New Roman Bold" w:hAnsi="Times New Roman Bold" w:cs="Times New Roman"/>
            <w:b/>
            <w:smallCaps/>
            <w:noProof/>
            <w:sz w:val="32"/>
            <w:szCs w:val="32"/>
          </w:rPr>
          <w:delText>November 20, 2018</w:delText>
        </w:r>
      </w:del>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b/>
          <w:bCs/>
          <w:noProof/>
        </w:rPr>
      </w:sdtEndPr>
      <w:sdtContent>
        <w:p w14:paraId="7526A417" w14:textId="77777777" w:rsidR="0019775A" w:rsidRPr="00F405EF" w:rsidRDefault="0019775A">
          <w:pPr>
            <w:pStyle w:val="TOCHeading"/>
            <w:rPr>
              <w:smallCaps/>
            </w:rPr>
          </w:pPr>
          <w:r w:rsidRPr="00F405EF">
            <w:rPr>
              <w:smallCaps/>
            </w:rPr>
            <w:t>Contents</w:t>
          </w:r>
        </w:p>
        <w:p w14:paraId="0BE3F6C4" w14:textId="3243E141" w:rsidR="00C14F97" w:rsidRDefault="0019775A">
          <w:pPr>
            <w:pStyle w:val="TOC2"/>
            <w:tabs>
              <w:tab w:val="left" w:pos="660"/>
              <w:tab w:val="right" w:leader="dot" w:pos="9350"/>
            </w:tabs>
            <w:rPr>
              <w:ins w:id="11" w:author="Papu Bhattacharya" w:date="2019-07-01T22:24:00Z"/>
              <w:rFonts w:cstheme="minorBidi"/>
              <w:noProof/>
            </w:rPr>
          </w:pPr>
          <w:r w:rsidRPr="00CB429F">
            <w:rPr>
              <w:rFonts w:ascii="Times New Roman" w:hAnsi="Times New Roman"/>
              <w:sz w:val="21"/>
              <w:szCs w:val="21"/>
            </w:rPr>
            <w:fldChar w:fldCharType="begin"/>
          </w:r>
          <w:r w:rsidRPr="00CB429F">
            <w:rPr>
              <w:rFonts w:ascii="Times New Roman" w:hAnsi="Times New Roman"/>
              <w:sz w:val="21"/>
              <w:szCs w:val="21"/>
            </w:rPr>
            <w:instrText xml:space="preserve"> TOC \o "1-3" \h \z \u </w:instrText>
          </w:r>
          <w:r w:rsidRPr="00CB429F">
            <w:rPr>
              <w:rFonts w:ascii="Times New Roman" w:hAnsi="Times New Roman"/>
              <w:sz w:val="21"/>
              <w:szCs w:val="21"/>
            </w:rPr>
            <w:fldChar w:fldCharType="separate"/>
          </w:r>
          <w:ins w:id="12" w:author="Papu Bhattacharya" w:date="2019-07-01T22:24:00Z">
            <w:r w:rsidR="00C14F97" w:rsidRPr="00905B13">
              <w:rPr>
                <w:rStyle w:val="Hyperlink"/>
                <w:noProof/>
              </w:rPr>
              <w:fldChar w:fldCharType="begin"/>
            </w:r>
            <w:r w:rsidR="00C14F97" w:rsidRPr="00905B13">
              <w:rPr>
                <w:rStyle w:val="Hyperlink"/>
                <w:noProof/>
              </w:rPr>
              <w:instrText xml:space="preserve"> </w:instrText>
            </w:r>
            <w:r w:rsidR="00C14F97">
              <w:rPr>
                <w:noProof/>
              </w:rPr>
              <w:instrText>HYPERLINK \l "_Toc12912266"</w:instrText>
            </w:r>
            <w:r w:rsidR="00C14F97" w:rsidRPr="00905B13">
              <w:rPr>
                <w:rStyle w:val="Hyperlink"/>
                <w:noProof/>
              </w:rPr>
              <w:instrText xml:space="preserve"> </w:instrText>
            </w:r>
            <w:r w:rsidR="00C14F97" w:rsidRPr="00905B13">
              <w:rPr>
                <w:rStyle w:val="Hyperlink"/>
                <w:noProof/>
              </w:rPr>
            </w:r>
            <w:r w:rsidR="00C14F97" w:rsidRPr="00905B13">
              <w:rPr>
                <w:rStyle w:val="Hyperlink"/>
                <w:noProof/>
              </w:rPr>
              <w:fldChar w:fldCharType="separate"/>
            </w:r>
            <w:r w:rsidR="00C14F97" w:rsidRPr="00905B13">
              <w:rPr>
                <w:rStyle w:val="Hyperlink"/>
                <w:smallCaps/>
                <w:noProof/>
              </w:rPr>
              <w:t>1.</w:t>
            </w:r>
            <w:r w:rsidR="00C14F97">
              <w:rPr>
                <w:rFonts w:cstheme="minorBidi"/>
                <w:noProof/>
              </w:rPr>
              <w:tab/>
            </w:r>
            <w:r w:rsidR="00C14F97" w:rsidRPr="00905B13">
              <w:rPr>
                <w:rStyle w:val="Hyperlink"/>
                <w:smallCaps/>
                <w:noProof/>
              </w:rPr>
              <w:t>Introduction</w:t>
            </w:r>
            <w:r w:rsidR="00C14F97">
              <w:rPr>
                <w:noProof/>
                <w:webHidden/>
              </w:rPr>
              <w:tab/>
            </w:r>
            <w:r w:rsidR="00C14F97">
              <w:rPr>
                <w:noProof/>
                <w:webHidden/>
              </w:rPr>
              <w:fldChar w:fldCharType="begin"/>
            </w:r>
            <w:r w:rsidR="00C14F97">
              <w:rPr>
                <w:noProof/>
                <w:webHidden/>
              </w:rPr>
              <w:instrText xml:space="preserve"> PAGEREF _Toc12912266 \h </w:instrText>
            </w:r>
            <w:r w:rsidR="00C14F97">
              <w:rPr>
                <w:noProof/>
                <w:webHidden/>
              </w:rPr>
            </w:r>
          </w:ins>
          <w:r w:rsidR="00C14F97">
            <w:rPr>
              <w:noProof/>
              <w:webHidden/>
            </w:rPr>
            <w:fldChar w:fldCharType="separate"/>
          </w:r>
          <w:ins w:id="13" w:author="Papu Bhattacharya" w:date="2019-07-01T22:24:00Z">
            <w:r w:rsidR="00C14F97">
              <w:rPr>
                <w:noProof/>
                <w:webHidden/>
              </w:rPr>
              <w:t>3</w:t>
            </w:r>
            <w:r w:rsidR="00C14F97">
              <w:rPr>
                <w:noProof/>
                <w:webHidden/>
              </w:rPr>
              <w:fldChar w:fldCharType="end"/>
            </w:r>
            <w:r w:rsidR="00C14F97" w:rsidRPr="00905B13">
              <w:rPr>
                <w:rStyle w:val="Hyperlink"/>
                <w:noProof/>
              </w:rPr>
              <w:fldChar w:fldCharType="end"/>
            </w:r>
          </w:ins>
        </w:p>
        <w:p w14:paraId="437E79BF" w14:textId="5B8ADC1D" w:rsidR="00C14F97" w:rsidRDefault="00C14F97">
          <w:pPr>
            <w:pStyle w:val="TOC2"/>
            <w:tabs>
              <w:tab w:val="left" w:pos="660"/>
              <w:tab w:val="right" w:leader="dot" w:pos="9350"/>
            </w:tabs>
            <w:rPr>
              <w:ins w:id="14" w:author="Papu Bhattacharya" w:date="2019-07-01T22:24:00Z"/>
              <w:rFonts w:cstheme="minorBidi"/>
              <w:noProof/>
            </w:rPr>
          </w:pPr>
          <w:ins w:id="15"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"_Toc12912267"</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2.</w:t>
            </w:r>
            <w:r>
              <w:rPr>
                <w:rFonts w:cstheme="minorBidi"/>
                <w:noProof/>
              </w:rPr>
              <w:tab/>
            </w:r>
            <w:r w:rsidRPr="00905B13">
              <w:rPr>
                <w:rStyle w:val="Hyperlink"/>
                <w:smallCaps/>
                <w:noProof/>
              </w:rPr>
              <w:t>Engagement Overview</w:t>
            </w:r>
            <w:r>
              <w:rPr>
                <w:noProof/>
                <w:webHidden/>
              </w:rPr>
              <w:tab/>
            </w:r>
            <w:r>
              <w:rPr>
                <w:noProof/>
                <w:webHidden/>
              </w:rPr>
              <w:fldChar w:fldCharType="begin"/>
            </w:r>
            <w:r>
              <w:rPr>
                <w:noProof/>
                <w:webHidden/>
              </w:rPr>
              <w:instrText xml:space="preserve"> PAGEREF _Toc12912267 \h </w:instrText>
            </w:r>
            <w:r>
              <w:rPr>
                <w:noProof/>
                <w:webHidden/>
              </w:rPr>
            </w:r>
          </w:ins>
          <w:r>
            <w:rPr>
              <w:noProof/>
              <w:webHidden/>
            </w:rPr>
            <w:fldChar w:fldCharType="separate"/>
          </w:r>
          <w:ins w:id="16" w:author="Papu Bhattacharya" w:date="2019-07-01T22:24:00Z">
            <w:r>
              <w:rPr>
                <w:noProof/>
                <w:webHidden/>
              </w:rPr>
              <w:t>3</w:t>
            </w:r>
            <w:r>
              <w:rPr>
                <w:noProof/>
                <w:webHidden/>
              </w:rPr>
              <w:fldChar w:fldCharType="end"/>
            </w:r>
            <w:r w:rsidRPr="00905B13">
              <w:rPr>
                <w:rStyle w:val="Hyperlink"/>
                <w:noProof/>
              </w:rPr>
              <w:fldChar w:fldCharType="end"/>
            </w:r>
          </w:ins>
        </w:p>
        <w:p w14:paraId="6611653B" w14:textId="15412973" w:rsidR="00C14F97" w:rsidRDefault="00C14F97">
          <w:pPr>
            <w:pStyle w:val="TOC2"/>
            <w:tabs>
              <w:tab w:val="left" w:pos="660"/>
              <w:tab w:val="right" w:leader="dot" w:pos="9350"/>
            </w:tabs>
            <w:rPr>
              <w:ins w:id="17" w:author="Papu Bhattacharya" w:date="2019-07-01T22:24:00Z"/>
              <w:rFonts w:cstheme="minorBidi"/>
              <w:noProof/>
            </w:rPr>
          </w:pPr>
          <w:ins w:id="18"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"_Toc12912268"</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3.</w:t>
            </w:r>
            <w:r>
              <w:rPr>
                <w:rFonts w:cstheme="minorBidi"/>
                <w:noProof/>
              </w:rPr>
              <w:tab/>
            </w:r>
            <w:r w:rsidRPr="00905B13">
              <w:rPr>
                <w:rStyle w:val="Hyperlink"/>
                <w:smallCaps/>
                <w:noProof/>
              </w:rPr>
              <w:t>SYNECTIKS Automation Service</w:t>
            </w:r>
            <w:r>
              <w:rPr>
                <w:noProof/>
                <w:webHidden/>
              </w:rPr>
              <w:tab/>
            </w:r>
            <w:r>
              <w:rPr>
                <w:noProof/>
                <w:webHidden/>
              </w:rPr>
              <w:fldChar w:fldCharType="begin"/>
            </w:r>
            <w:r>
              <w:rPr>
                <w:noProof/>
                <w:webHidden/>
              </w:rPr>
              <w:instrText xml:space="preserve"> PAGEREF _Toc12912268 \h </w:instrText>
            </w:r>
            <w:r>
              <w:rPr>
                <w:noProof/>
                <w:webHidden/>
              </w:rPr>
            </w:r>
          </w:ins>
          <w:r>
            <w:rPr>
              <w:noProof/>
              <w:webHidden/>
            </w:rPr>
            <w:fldChar w:fldCharType="separate"/>
          </w:r>
          <w:ins w:id="19" w:author="Papu Bhattacharya" w:date="2019-07-01T22:24:00Z">
            <w:r>
              <w:rPr>
                <w:noProof/>
                <w:webHidden/>
              </w:rPr>
              <w:t>3</w:t>
            </w:r>
            <w:r>
              <w:rPr>
                <w:noProof/>
                <w:webHidden/>
              </w:rPr>
              <w:fldChar w:fldCharType="end"/>
            </w:r>
            <w:r w:rsidRPr="00905B13">
              <w:rPr>
                <w:rStyle w:val="Hyperlink"/>
                <w:noProof/>
              </w:rPr>
              <w:fldChar w:fldCharType="end"/>
            </w:r>
          </w:ins>
        </w:p>
        <w:p w14:paraId="44658843" w14:textId="1E89B73C" w:rsidR="00C14F97" w:rsidRDefault="00C14F97">
          <w:pPr>
            <w:pStyle w:val="TOC2"/>
            <w:tabs>
              <w:tab w:val="left" w:pos="660"/>
              <w:tab w:val="right" w:leader="dot" w:pos="9350"/>
            </w:tabs>
            <w:rPr>
              <w:ins w:id="20" w:author="Papu Bhattacharya" w:date="2019-07-01T22:24:00Z"/>
              <w:rFonts w:cstheme="minorBidi"/>
              <w:noProof/>
            </w:rPr>
          </w:pPr>
          <w:ins w:id="21"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"_Toc12912269"</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4.</w:t>
            </w:r>
            <w:r>
              <w:rPr>
                <w:rFonts w:cstheme="minorBidi"/>
                <w:noProof/>
              </w:rPr>
              <w:tab/>
            </w:r>
            <w:r w:rsidRPr="00905B13">
              <w:rPr>
                <w:rStyle w:val="Hyperlink"/>
                <w:smallCaps/>
                <w:noProof/>
              </w:rPr>
              <w:t>Solution Stack</w:t>
            </w:r>
            <w:r>
              <w:rPr>
                <w:noProof/>
                <w:webHidden/>
              </w:rPr>
              <w:tab/>
            </w:r>
            <w:r>
              <w:rPr>
                <w:noProof/>
                <w:webHidden/>
              </w:rPr>
              <w:fldChar w:fldCharType="begin"/>
            </w:r>
            <w:r>
              <w:rPr>
                <w:noProof/>
                <w:webHidden/>
              </w:rPr>
              <w:instrText xml:space="preserve"> PAGEREF _Toc12912269 \h </w:instrText>
            </w:r>
            <w:r>
              <w:rPr>
                <w:noProof/>
                <w:webHidden/>
              </w:rPr>
            </w:r>
          </w:ins>
          <w:r>
            <w:rPr>
              <w:noProof/>
              <w:webHidden/>
            </w:rPr>
            <w:fldChar w:fldCharType="separate"/>
          </w:r>
          <w:ins w:id="22" w:author="Papu Bhattacharya" w:date="2019-07-01T22:24:00Z">
            <w:r>
              <w:rPr>
                <w:noProof/>
                <w:webHidden/>
              </w:rPr>
              <w:t>3</w:t>
            </w:r>
            <w:r>
              <w:rPr>
                <w:noProof/>
                <w:webHidden/>
              </w:rPr>
              <w:fldChar w:fldCharType="end"/>
            </w:r>
            <w:r w:rsidRPr="00905B13">
              <w:rPr>
                <w:rStyle w:val="Hyperlink"/>
                <w:noProof/>
              </w:rPr>
              <w:fldChar w:fldCharType="end"/>
            </w:r>
          </w:ins>
        </w:p>
        <w:p w14:paraId="0629478A" w14:textId="572BEC99" w:rsidR="00C14F97" w:rsidRDefault="00C14F97">
          <w:pPr>
            <w:pStyle w:val="TOC2"/>
            <w:tabs>
              <w:tab w:val="left" w:pos="660"/>
              <w:tab w:val="right" w:leader="dot" w:pos="9350"/>
            </w:tabs>
            <w:rPr>
              <w:ins w:id="23" w:author="Papu Bhattacharya" w:date="2019-07-01T22:24:00Z"/>
              <w:rFonts w:cstheme="minorBidi"/>
              <w:noProof/>
            </w:rPr>
          </w:pPr>
          <w:ins w:id="24"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"_Toc12912270"</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1.</w:t>
            </w:r>
            <w:r>
              <w:rPr>
                <w:rFonts w:cstheme="minorBidi"/>
                <w:noProof/>
              </w:rPr>
              <w:tab/>
            </w:r>
            <w:r w:rsidRPr="00905B13">
              <w:rPr>
                <w:rStyle w:val="Hyperlink"/>
                <w:smallCaps/>
                <w:noProof/>
              </w:rPr>
              <w:t>Scope of Work</w:t>
            </w:r>
            <w:r>
              <w:rPr>
                <w:noProof/>
                <w:webHidden/>
              </w:rPr>
              <w:tab/>
            </w:r>
            <w:r>
              <w:rPr>
                <w:noProof/>
                <w:webHidden/>
              </w:rPr>
              <w:fldChar w:fldCharType="begin"/>
            </w:r>
            <w:r>
              <w:rPr>
                <w:noProof/>
                <w:webHidden/>
              </w:rPr>
              <w:instrText xml:space="preserve"> PAGEREF _Toc12912270 \h </w:instrText>
            </w:r>
            <w:r>
              <w:rPr>
                <w:noProof/>
                <w:webHidden/>
              </w:rPr>
            </w:r>
          </w:ins>
          <w:r>
            <w:rPr>
              <w:noProof/>
              <w:webHidden/>
            </w:rPr>
            <w:fldChar w:fldCharType="separate"/>
          </w:r>
          <w:ins w:id="25" w:author="Papu Bhattacharya" w:date="2019-07-01T22:24:00Z">
            <w:r>
              <w:rPr>
                <w:noProof/>
                <w:webHidden/>
              </w:rPr>
              <w:t>4</w:t>
            </w:r>
            <w:r>
              <w:rPr>
                <w:noProof/>
                <w:webHidden/>
              </w:rPr>
              <w:fldChar w:fldCharType="end"/>
            </w:r>
            <w:r w:rsidRPr="00905B13">
              <w:rPr>
                <w:rStyle w:val="Hyperlink"/>
                <w:noProof/>
              </w:rPr>
              <w:fldChar w:fldCharType="end"/>
            </w:r>
          </w:ins>
        </w:p>
        <w:p w14:paraId="78AA1A66" w14:textId="215330F8" w:rsidR="00C14F97" w:rsidRDefault="00C14F97">
          <w:pPr>
            <w:pStyle w:val="TOC2"/>
            <w:tabs>
              <w:tab w:val="left" w:pos="660"/>
              <w:tab w:val="right" w:leader="dot" w:pos="9350"/>
            </w:tabs>
            <w:rPr>
              <w:ins w:id="26" w:author="Papu Bhattacharya" w:date="2019-07-01T22:24:00Z"/>
              <w:rFonts w:cstheme="minorBidi"/>
              <w:noProof/>
            </w:rPr>
          </w:pPr>
          <w:ins w:id="27"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"_Toc12912271"</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2.</w:t>
            </w:r>
            <w:r>
              <w:rPr>
                <w:rFonts w:cstheme="minorBidi"/>
                <w:noProof/>
              </w:rPr>
              <w:tab/>
            </w:r>
            <w:r w:rsidRPr="00905B13">
              <w:rPr>
                <w:rStyle w:val="Hyperlink"/>
                <w:smallCaps/>
                <w:noProof/>
              </w:rPr>
              <w:t>Project Management &amp; Deliverables</w:t>
            </w:r>
            <w:r>
              <w:rPr>
                <w:noProof/>
                <w:webHidden/>
              </w:rPr>
              <w:tab/>
            </w:r>
            <w:r>
              <w:rPr>
                <w:noProof/>
                <w:webHidden/>
              </w:rPr>
              <w:fldChar w:fldCharType="begin"/>
            </w:r>
            <w:r>
              <w:rPr>
                <w:noProof/>
                <w:webHidden/>
              </w:rPr>
              <w:instrText xml:space="preserve"> PAGEREF _Toc12912271 \h </w:instrText>
            </w:r>
            <w:r>
              <w:rPr>
                <w:noProof/>
                <w:webHidden/>
              </w:rPr>
            </w:r>
          </w:ins>
          <w:r>
            <w:rPr>
              <w:noProof/>
              <w:webHidden/>
            </w:rPr>
            <w:fldChar w:fldCharType="separate"/>
          </w:r>
          <w:ins w:id="28" w:author="Papu Bhattacharya" w:date="2019-07-01T22:24:00Z">
            <w:r>
              <w:rPr>
                <w:noProof/>
                <w:webHidden/>
              </w:rPr>
              <w:t>4</w:t>
            </w:r>
            <w:r>
              <w:rPr>
                <w:noProof/>
                <w:webHidden/>
              </w:rPr>
              <w:fldChar w:fldCharType="end"/>
            </w:r>
            <w:r w:rsidRPr="00905B13">
              <w:rPr>
                <w:rStyle w:val="Hyperlink"/>
                <w:noProof/>
              </w:rPr>
              <w:fldChar w:fldCharType="end"/>
            </w:r>
          </w:ins>
        </w:p>
        <w:p w14:paraId="30C3ADC5" w14:textId="5BEB1B21" w:rsidR="00C14F97" w:rsidRDefault="00C14F97">
          <w:pPr>
            <w:pStyle w:val="TOC2"/>
            <w:tabs>
              <w:tab w:val="left" w:pos="660"/>
              <w:tab w:val="right" w:leader="dot" w:pos="9350"/>
            </w:tabs>
            <w:rPr>
              <w:ins w:id="29" w:author="Papu Bhattacharya" w:date="2019-07-01T22:24:00Z"/>
              <w:rFonts w:cstheme="minorBidi"/>
              <w:noProof/>
            </w:rPr>
          </w:pPr>
          <w:ins w:id="30"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"_Toc12912272"</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3.</w:t>
            </w:r>
            <w:r>
              <w:rPr>
                <w:rFonts w:cstheme="minorBidi"/>
                <w:noProof/>
              </w:rPr>
              <w:tab/>
            </w:r>
            <w:r w:rsidRPr="00905B13">
              <w:rPr>
                <w:rStyle w:val="Hyperlink"/>
                <w:smallCaps/>
                <w:noProof/>
              </w:rPr>
              <w:t>Assumptions</w:t>
            </w:r>
            <w:r>
              <w:rPr>
                <w:noProof/>
                <w:webHidden/>
              </w:rPr>
              <w:tab/>
            </w:r>
            <w:r>
              <w:rPr>
                <w:noProof/>
                <w:webHidden/>
              </w:rPr>
              <w:fldChar w:fldCharType="begin"/>
            </w:r>
            <w:r>
              <w:rPr>
                <w:noProof/>
                <w:webHidden/>
              </w:rPr>
              <w:instrText xml:space="preserve"> PAGEREF _Toc12912272 \h </w:instrText>
            </w:r>
            <w:r>
              <w:rPr>
                <w:noProof/>
                <w:webHidden/>
              </w:rPr>
            </w:r>
          </w:ins>
          <w:r>
            <w:rPr>
              <w:noProof/>
              <w:webHidden/>
            </w:rPr>
            <w:fldChar w:fldCharType="separate"/>
          </w:r>
          <w:ins w:id="31" w:author="Papu Bhattacharya" w:date="2019-07-01T22:24:00Z">
            <w:r>
              <w:rPr>
                <w:noProof/>
                <w:webHidden/>
              </w:rPr>
              <w:t>5</w:t>
            </w:r>
            <w:r>
              <w:rPr>
                <w:noProof/>
                <w:webHidden/>
              </w:rPr>
              <w:fldChar w:fldCharType="end"/>
            </w:r>
            <w:r w:rsidRPr="00905B13">
              <w:rPr>
                <w:rStyle w:val="Hyperlink"/>
                <w:noProof/>
              </w:rPr>
              <w:fldChar w:fldCharType="end"/>
            </w:r>
          </w:ins>
        </w:p>
        <w:p w14:paraId="5DEE3C00" w14:textId="3C41961A" w:rsidR="00C14F97" w:rsidRDefault="00C14F97">
          <w:pPr>
            <w:pStyle w:val="TOC2"/>
            <w:tabs>
              <w:tab w:val="left" w:pos="660"/>
              <w:tab w:val="right" w:leader="dot" w:pos="9350"/>
            </w:tabs>
            <w:rPr>
              <w:ins w:id="32" w:author="Papu Bhattacharya" w:date="2019-07-01T22:24:00Z"/>
              <w:rFonts w:cstheme="minorBidi"/>
              <w:noProof/>
            </w:rPr>
          </w:pPr>
          <w:ins w:id="33"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"_Toc12912273"</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smallCaps/>
                <w:noProof/>
              </w:rPr>
              <w:t>4.</w:t>
            </w:r>
            <w:r>
              <w:rPr>
                <w:rFonts w:cstheme="minorBidi"/>
                <w:noProof/>
              </w:rPr>
              <w:tab/>
            </w:r>
            <w:r w:rsidRPr="00905B13">
              <w:rPr>
                <w:rStyle w:val="Hyperlink"/>
                <w:smallCaps/>
                <w:noProof/>
              </w:rPr>
              <w:t>Responsibilities</w:t>
            </w:r>
            <w:r>
              <w:rPr>
                <w:noProof/>
                <w:webHidden/>
              </w:rPr>
              <w:tab/>
            </w:r>
            <w:r>
              <w:rPr>
                <w:noProof/>
                <w:webHidden/>
              </w:rPr>
              <w:fldChar w:fldCharType="begin"/>
            </w:r>
            <w:r>
              <w:rPr>
                <w:noProof/>
                <w:webHidden/>
              </w:rPr>
              <w:instrText xml:space="preserve"> PAGEREF _Toc12912273 \h </w:instrText>
            </w:r>
            <w:r>
              <w:rPr>
                <w:noProof/>
                <w:webHidden/>
              </w:rPr>
            </w:r>
          </w:ins>
          <w:r>
            <w:rPr>
              <w:noProof/>
              <w:webHidden/>
            </w:rPr>
            <w:fldChar w:fldCharType="separate"/>
          </w:r>
          <w:ins w:id="34" w:author="Papu Bhattacharya" w:date="2019-07-01T22:24:00Z">
            <w:r>
              <w:rPr>
                <w:noProof/>
                <w:webHidden/>
              </w:rPr>
              <w:t>6</w:t>
            </w:r>
            <w:r>
              <w:rPr>
                <w:noProof/>
                <w:webHidden/>
              </w:rPr>
              <w:fldChar w:fldCharType="end"/>
            </w:r>
            <w:r w:rsidRPr="00905B13">
              <w:rPr>
                <w:rStyle w:val="Hyperlink"/>
                <w:noProof/>
              </w:rPr>
              <w:fldChar w:fldCharType="end"/>
            </w:r>
          </w:ins>
        </w:p>
        <w:p w14:paraId="1780B940" w14:textId="111F37EC" w:rsidR="00C14F97" w:rsidRDefault="00C14F97">
          <w:pPr>
            <w:pStyle w:val="TOC2"/>
            <w:tabs>
              <w:tab w:val="left" w:pos="660"/>
              <w:tab w:val="right" w:leader="dot" w:pos="9350"/>
            </w:tabs>
            <w:rPr>
              <w:ins w:id="35" w:author="Papu Bhattacharya" w:date="2019-07-01T22:24:00Z"/>
              <w:rFonts w:cstheme="minorBidi"/>
              <w:noProof/>
            </w:rPr>
          </w:pPr>
          <w:ins w:id="36"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"_Toc12912274"</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noProof/>
              </w:rPr>
              <w:t>5.</w:t>
            </w:r>
            <w:r>
              <w:rPr>
                <w:rFonts w:cstheme="minorBidi"/>
                <w:noProof/>
              </w:rPr>
              <w:tab/>
            </w:r>
            <w:r w:rsidRPr="00905B13">
              <w:rPr>
                <w:rStyle w:val="Hyperlink"/>
                <w:smallCaps/>
                <w:noProof/>
              </w:rPr>
              <w:t>Change Order Process</w:t>
            </w:r>
            <w:r>
              <w:rPr>
                <w:noProof/>
                <w:webHidden/>
              </w:rPr>
              <w:tab/>
            </w:r>
            <w:r>
              <w:rPr>
                <w:noProof/>
                <w:webHidden/>
              </w:rPr>
              <w:fldChar w:fldCharType="begin"/>
            </w:r>
            <w:r>
              <w:rPr>
                <w:noProof/>
                <w:webHidden/>
              </w:rPr>
              <w:instrText xml:space="preserve"> PAGEREF _Toc12912274 \h </w:instrText>
            </w:r>
            <w:r>
              <w:rPr>
                <w:noProof/>
                <w:webHidden/>
              </w:rPr>
            </w:r>
          </w:ins>
          <w:r>
            <w:rPr>
              <w:noProof/>
              <w:webHidden/>
            </w:rPr>
            <w:fldChar w:fldCharType="separate"/>
          </w:r>
          <w:ins w:id="37" w:author="Papu Bhattacharya" w:date="2019-07-01T22:24:00Z">
            <w:r>
              <w:rPr>
                <w:noProof/>
                <w:webHidden/>
              </w:rPr>
              <w:t>7</w:t>
            </w:r>
            <w:r>
              <w:rPr>
                <w:noProof/>
                <w:webHidden/>
              </w:rPr>
              <w:fldChar w:fldCharType="end"/>
            </w:r>
            <w:r w:rsidRPr="00905B13">
              <w:rPr>
                <w:rStyle w:val="Hyperlink"/>
                <w:noProof/>
              </w:rPr>
              <w:fldChar w:fldCharType="end"/>
            </w:r>
          </w:ins>
        </w:p>
        <w:p w14:paraId="404F7948" w14:textId="2C05F1C5" w:rsidR="00C14F97" w:rsidRDefault="00C14F97">
          <w:pPr>
            <w:pStyle w:val="TOC2"/>
            <w:tabs>
              <w:tab w:val="left" w:pos="660"/>
              <w:tab w:val="right" w:leader="dot" w:pos="9350"/>
            </w:tabs>
            <w:rPr>
              <w:ins w:id="38" w:author="Papu Bhattacharya" w:date="2019-07-01T22:24:00Z"/>
              <w:rFonts w:cstheme="minorBidi"/>
              <w:noProof/>
            </w:rPr>
          </w:pPr>
          <w:ins w:id="39"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"_Toc12912275"</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noProof/>
              </w:rPr>
              <w:t>6.</w:t>
            </w:r>
            <w:r>
              <w:rPr>
                <w:rFonts w:cstheme="minorBidi"/>
                <w:noProof/>
              </w:rPr>
              <w:tab/>
            </w:r>
            <w:r w:rsidRPr="00905B13">
              <w:rPr>
                <w:rStyle w:val="Hyperlink"/>
                <w:smallCaps/>
                <w:noProof/>
              </w:rPr>
              <w:t>Out of Scope</w:t>
            </w:r>
            <w:r>
              <w:rPr>
                <w:noProof/>
                <w:webHidden/>
              </w:rPr>
              <w:tab/>
            </w:r>
            <w:r>
              <w:rPr>
                <w:noProof/>
                <w:webHidden/>
              </w:rPr>
              <w:fldChar w:fldCharType="begin"/>
            </w:r>
            <w:r>
              <w:rPr>
                <w:noProof/>
                <w:webHidden/>
              </w:rPr>
              <w:instrText xml:space="preserve"> PAGEREF _Toc12912275 \h </w:instrText>
            </w:r>
            <w:r>
              <w:rPr>
                <w:noProof/>
                <w:webHidden/>
              </w:rPr>
            </w:r>
          </w:ins>
          <w:r>
            <w:rPr>
              <w:noProof/>
              <w:webHidden/>
            </w:rPr>
            <w:fldChar w:fldCharType="separate"/>
          </w:r>
          <w:ins w:id="40" w:author="Papu Bhattacharya" w:date="2019-07-01T22:24:00Z">
            <w:r>
              <w:rPr>
                <w:noProof/>
                <w:webHidden/>
              </w:rPr>
              <w:t>7</w:t>
            </w:r>
            <w:r>
              <w:rPr>
                <w:noProof/>
                <w:webHidden/>
              </w:rPr>
              <w:fldChar w:fldCharType="end"/>
            </w:r>
            <w:r w:rsidRPr="00905B13">
              <w:rPr>
                <w:rStyle w:val="Hyperlink"/>
                <w:noProof/>
              </w:rPr>
              <w:fldChar w:fldCharType="end"/>
            </w:r>
          </w:ins>
        </w:p>
        <w:p w14:paraId="43EC9F5D" w14:textId="6AEA1F16" w:rsidR="00C14F97" w:rsidRDefault="00C14F97">
          <w:pPr>
            <w:pStyle w:val="TOC2"/>
            <w:tabs>
              <w:tab w:val="left" w:pos="660"/>
              <w:tab w:val="right" w:leader="dot" w:pos="9350"/>
            </w:tabs>
            <w:rPr>
              <w:ins w:id="41" w:author="Papu Bhattacharya" w:date="2019-07-01T22:24:00Z"/>
              <w:rFonts w:cstheme="minorBidi"/>
              <w:noProof/>
            </w:rPr>
          </w:pPr>
          <w:ins w:id="42"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"_Toc12912281"</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noProof/>
              </w:rPr>
              <w:t>7.</w:t>
            </w:r>
            <w:r>
              <w:rPr>
                <w:rFonts w:cstheme="minorBidi"/>
                <w:noProof/>
              </w:rPr>
              <w:tab/>
            </w:r>
            <w:r w:rsidRPr="00905B13">
              <w:rPr>
                <w:rStyle w:val="Hyperlink"/>
                <w:smallCaps/>
                <w:noProof/>
              </w:rPr>
              <w:t>Miscellaneous</w:t>
            </w:r>
            <w:r>
              <w:rPr>
                <w:noProof/>
                <w:webHidden/>
              </w:rPr>
              <w:tab/>
            </w:r>
            <w:r>
              <w:rPr>
                <w:noProof/>
                <w:webHidden/>
              </w:rPr>
              <w:fldChar w:fldCharType="begin"/>
            </w:r>
            <w:r>
              <w:rPr>
                <w:noProof/>
                <w:webHidden/>
              </w:rPr>
              <w:instrText xml:space="preserve"> PAGEREF _Toc12912281 \h </w:instrText>
            </w:r>
            <w:r>
              <w:rPr>
                <w:noProof/>
                <w:webHidden/>
              </w:rPr>
            </w:r>
          </w:ins>
          <w:r>
            <w:rPr>
              <w:noProof/>
              <w:webHidden/>
            </w:rPr>
            <w:fldChar w:fldCharType="separate"/>
          </w:r>
          <w:ins w:id="43" w:author="Papu Bhattacharya" w:date="2019-07-01T22:24:00Z">
            <w:r>
              <w:rPr>
                <w:noProof/>
                <w:webHidden/>
              </w:rPr>
              <w:t>7</w:t>
            </w:r>
            <w:r>
              <w:rPr>
                <w:noProof/>
                <w:webHidden/>
              </w:rPr>
              <w:fldChar w:fldCharType="end"/>
            </w:r>
            <w:r w:rsidRPr="00905B13">
              <w:rPr>
                <w:rStyle w:val="Hyperlink"/>
                <w:noProof/>
              </w:rPr>
              <w:fldChar w:fldCharType="end"/>
            </w:r>
          </w:ins>
        </w:p>
        <w:p w14:paraId="67AA9550" w14:textId="788C383E" w:rsidR="00C14F97" w:rsidRDefault="00C14F97">
          <w:pPr>
            <w:pStyle w:val="TOC2"/>
            <w:tabs>
              <w:tab w:val="left" w:pos="660"/>
              <w:tab w:val="right" w:leader="dot" w:pos="9350"/>
            </w:tabs>
            <w:rPr>
              <w:ins w:id="44" w:author="Papu Bhattacharya" w:date="2019-07-01T22:24:00Z"/>
              <w:rFonts w:cstheme="minorBidi"/>
              <w:noProof/>
            </w:rPr>
          </w:pPr>
          <w:ins w:id="45"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"_Toc12912282"</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noProof/>
              </w:rPr>
              <w:t>8.</w:t>
            </w:r>
            <w:r>
              <w:rPr>
                <w:rFonts w:cstheme="minorBidi"/>
                <w:noProof/>
              </w:rPr>
              <w:tab/>
            </w:r>
            <w:r w:rsidRPr="00905B13">
              <w:rPr>
                <w:rStyle w:val="Hyperlink"/>
                <w:smallCaps/>
                <w:noProof/>
              </w:rPr>
              <w:t>Estimated Cost</w:t>
            </w:r>
            <w:r>
              <w:rPr>
                <w:noProof/>
                <w:webHidden/>
              </w:rPr>
              <w:tab/>
            </w:r>
            <w:r>
              <w:rPr>
                <w:noProof/>
                <w:webHidden/>
              </w:rPr>
              <w:fldChar w:fldCharType="begin"/>
            </w:r>
            <w:r>
              <w:rPr>
                <w:noProof/>
                <w:webHidden/>
              </w:rPr>
              <w:instrText xml:space="preserve"> PAGEREF _Toc12912282 \h </w:instrText>
            </w:r>
            <w:r>
              <w:rPr>
                <w:noProof/>
                <w:webHidden/>
              </w:rPr>
            </w:r>
          </w:ins>
          <w:r>
            <w:rPr>
              <w:noProof/>
              <w:webHidden/>
            </w:rPr>
            <w:fldChar w:fldCharType="separate"/>
          </w:r>
          <w:ins w:id="46" w:author="Papu Bhattacharya" w:date="2019-07-01T22:24:00Z">
            <w:r>
              <w:rPr>
                <w:noProof/>
                <w:webHidden/>
              </w:rPr>
              <w:t>8</w:t>
            </w:r>
            <w:r>
              <w:rPr>
                <w:noProof/>
                <w:webHidden/>
              </w:rPr>
              <w:fldChar w:fldCharType="end"/>
            </w:r>
            <w:r w:rsidRPr="00905B13">
              <w:rPr>
                <w:rStyle w:val="Hyperlink"/>
                <w:noProof/>
              </w:rPr>
              <w:fldChar w:fldCharType="end"/>
            </w:r>
          </w:ins>
        </w:p>
        <w:p w14:paraId="162F18CC" w14:textId="6CEF6A6D" w:rsidR="00C14F97" w:rsidRDefault="00C14F97">
          <w:pPr>
            <w:pStyle w:val="TOC2"/>
            <w:tabs>
              <w:tab w:val="left" w:pos="660"/>
              <w:tab w:val="right" w:leader="dot" w:pos="9350"/>
            </w:tabs>
            <w:rPr>
              <w:ins w:id="47" w:author="Papu Bhattacharya" w:date="2019-07-01T22:24:00Z"/>
              <w:rFonts w:cstheme="minorBidi"/>
              <w:noProof/>
            </w:rPr>
          </w:pPr>
          <w:ins w:id="48" w:author="Papu Bhattacharya" w:date="2019-07-01T22:24:00Z">
            <w:r w:rsidRPr="00905B13">
              <w:rPr>
                <w:rStyle w:val="Hyperlink"/>
                <w:noProof/>
              </w:rPr>
              <w:fldChar w:fldCharType="begin"/>
            </w:r>
            <w:r w:rsidRPr="00905B13">
              <w:rPr>
                <w:rStyle w:val="Hyperlink"/>
                <w:noProof/>
              </w:rPr>
              <w:instrText xml:space="preserve"> </w:instrText>
            </w:r>
            <w:r>
              <w:rPr>
                <w:noProof/>
              </w:rPr>
              <w:instrText>HYPERLINK \l "_Toc12912283"</w:instrText>
            </w:r>
            <w:r w:rsidRPr="00905B13">
              <w:rPr>
                <w:rStyle w:val="Hyperlink"/>
                <w:noProof/>
              </w:rPr>
              <w:instrText xml:space="preserve"> </w:instrText>
            </w:r>
            <w:r w:rsidRPr="00905B13">
              <w:rPr>
                <w:rStyle w:val="Hyperlink"/>
                <w:noProof/>
              </w:rPr>
            </w:r>
            <w:r w:rsidRPr="00905B13">
              <w:rPr>
                <w:rStyle w:val="Hyperlink"/>
                <w:noProof/>
              </w:rPr>
              <w:fldChar w:fldCharType="separate"/>
            </w:r>
            <w:r w:rsidRPr="00905B13">
              <w:rPr>
                <w:rStyle w:val="Hyperlink"/>
                <w:noProof/>
              </w:rPr>
              <w:t>9.</w:t>
            </w:r>
            <w:r>
              <w:rPr>
                <w:rFonts w:cstheme="minorBidi"/>
                <w:noProof/>
              </w:rPr>
              <w:tab/>
            </w:r>
            <w:r w:rsidRPr="00905B13">
              <w:rPr>
                <w:rStyle w:val="Hyperlink"/>
                <w:smallCaps/>
                <w:noProof/>
              </w:rPr>
              <w:t>SOW Acceptance</w:t>
            </w:r>
            <w:r>
              <w:rPr>
                <w:noProof/>
                <w:webHidden/>
              </w:rPr>
              <w:tab/>
            </w:r>
            <w:r>
              <w:rPr>
                <w:noProof/>
                <w:webHidden/>
              </w:rPr>
              <w:fldChar w:fldCharType="begin"/>
            </w:r>
            <w:r>
              <w:rPr>
                <w:noProof/>
                <w:webHidden/>
              </w:rPr>
              <w:instrText xml:space="preserve"> PAGEREF _Toc12912283 \h </w:instrText>
            </w:r>
            <w:r>
              <w:rPr>
                <w:noProof/>
                <w:webHidden/>
              </w:rPr>
            </w:r>
          </w:ins>
          <w:r>
            <w:rPr>
              <w:noProof/>
              <w:webHidden/>
            </w:rPr>
            <w:fldChar w:fldCharType="separate"/>
          </w:r>
          <w:ins w:id="49" w:author="Papu Bhattacharya" w:date="2019-07-01T22:24:00Z">
            <w:r>
              <w:rPr>
                <w:noProof/>
                <w:webHidden/>
              </w:rPr>
              <w:t>8</w:t>
            </w:r>
            <w:r>
              <w:rPr>
                <w:noProof/>
                <w:webHidden/>
              </w:rPr>
              <w:fldChar w:fldCharType="end"/>
            </w:r>
            <w:r w:rsidRPr="00905B13">
              <w:rPr>
                <w:rStyle w:val="Hyperlink"/>
                <w:noProof/>
              </w:rPr>
              <w:fldChar w:fldCharType="end"/>
            </w:r>
          </w:ins>
        </w:p>
        <w:p w14:paraId="7FF64983" w14:textId="38F0E091" w:rsidR="00CB429F" w:rsidRPr="00CB429F" w:rsidDel="00C14F97" w:rsidRDefault="00CB429F">
          <w:pPr>
            <w:pStyle w:val="TOC2"/>
            <w:tabs>
              <w:tab w:val="left" w:pos="660"/>
              <w:tab w:val="right" w:leader="dot" w:pos="9350"/>
            </w:tabs>
            <w:rPr>
              <w:del w:id="50" w:author="Papu Bhattacharya" w:date="2019-07-01T22:24:00Z"/>
              <w:rFonts w:ascii="Times New Roman" w:hAnsi="Times New Roman"/>
              <w:noProof/>
              <w:sz w:val="21"/>
              <w:szCs w:val="21"/>
            </w:rPr>
          </w:pPr>
          <w:del w:id="51" w:author="Papu Bhattacharya" w:date="2019-07-01T22:24:00Z">
            <w:r w:rsidRPr="00C14F97" w:rsidDel="00C14F97">
              <w:rPr>
                <w:rFonts w:ascii="Times New Roman" w:hAnsi="Times New Roman"/>
                <w:smallCaps/>
                <w:noProof/>
                <w:sz w:val="21"/>
                <w:szCs w:val="21"/>
                <w:rPrChange w:id="52" w:author="Papu Bhattacharya" w:date="2019-07-01T22:24:00Z">
                  <w:rPr>
                    <w:rStyle w:val="Hyperlink"/>
                    <w:rFonts w:ascii="Times New Roman" w:hAnsi="Times New Roman"/>
                    <w:smallCaps/>
                    <w:noProof/>
                    <w:sz w:val="21"/>
                    <w:szCs w:val="21"/>
                  </w:rPr>
                </w:rPrChange>
              </w:rPr>
              <w:delText>1.</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53" w:author="Papu Bhattacharya" w:date="2019-07-01T22:24:00Z">
                  <w:rPr>
                    <w:rStyle w:val="Hyperlink"/>
                    <w:rFonts w:ascii="Times New Roman" w:hAnsi="Times New Roman"/>
                    <w:smallCaps/>
                    <w:noProof/>
                    <w:sz w:val="21"/>
                    <w:szCs w:val="21"/>
                  </w:rPr>
                </w:rPrChange>
              </w:rPr>
              <w:delText>Introduction</w:delText>
            </w:r>
            <w:r w:rsidRPr="00CB429F" w:rsidDel="00C14F97">
              <w:rPr>
                <w:rFonts w:ascii="Times New Roman" w:hAnsi="Times New Roman"/>
                <w:noProof/>
                <w:webHidden/>
                <w:sz w:val="21"/>
                <w:szCs w:val="21"/>
              </w:rPr>
              <w:tab/>
              <w:delText>3</w:delText>
            </w:r>
          </w:del>
        </w:p>
        <w:p w14:paraId="266F24EC" w14:textId="42DEF329" w:rsidR="00CB429F" w:rsidRPr="00CB429F" w:rsidDel="00C14F97" w:rsidRDefault="00CB429F">
          <w:pPr>
            <w:pStyle w:val="TOC2"/>
            <w:tabs>
              <w:tab w:val="left" w:pos="660"/>
              <w:tab w:val="right" w:leader="dot" w:pos="9350"/>
            </w:tabs>
            <w:rPr>
              <w:del w:id="54" w:author="Papu Bhattacharya" w:date="2019-07-01T22:24:00Z"/>
              <w:rFonts w:ascii="Times New Roman" w:hAnsi="Times New Roman"/>
              <w:noProof/>
              <w:sz w:val="21"/>
              <w:szCs w:val="21"/>
            </w:rPr>
          </w:pPr>
          <w:del w:id="55" w:author="Papu Bhattacharya" w:date="2019-07-01T22:24:00Z">
            <w:r w:rsidRPr="00C14F97" w:rsidDel="00C14F97">
              <w:rPr>
                <w:rFonts w:ascii="Times New Roman" w:hAnsi="Times New Roman"/>
                <w:smallCaps/>
                <w:noProof/>
                <w:sz w:val="21"/>
                <w:szCs w:val="21"/>
                <w:rPrChange w:id="56" w:author="Papu Bhattacharya" w:date="2019-07-01T22:24:00Z">
                  <w:rPr>
                    <w:rStyle w:val="Hyperlink"/>
                    <w:rFonts w:ascii="Times New Roman" w:hAnsi="Times New Roman"/>
                    <w:smallCaps/>
                    <w:noProof/>
                    <w:sz w:val="21"/>
                    <w:szCs w:val="21"/>
                  </w:rPr>
                </w:rPrChange>
              </w:rPr>
              <w:delText>2.</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57" w:author="Papu Bhattacharya" w:date="2019-07-01T22:24:00Z">
                  <w:rPr>
                    <w:rStyle w:val="Hyperlink"/>
                    <w:rFonts w:ascii="Times New Roman" w:hAnsi="Times New Roman"/>
                    <w:smallCaps/>
                    <w:noProof/>
                    <w:sz w:val="21"/>
                    <w:szCs w:val="21"/>
                  </w:rPr>
                </w:rPrChange>
              </w:rPr>
              <w:delText>Engagement Overview</w:delText>
            </w:r>
            <w:r w:rsidRPr="00CB429F" w:rsidDel="00C14F97">
              <w:rPr>
                <w:rFonts w:ascii="Times New Roman" w:hAnsi="Times New Roman"/>
                <w:noProof/>
                <w:webHidden/>
                <w:sz w:val="21"/>
                <w:szCs w:val="21"/>
              </w:rPr>
              <w:tab/>
              <w:delText>3</w:delText>
            </w:r>
          </w:del>
        </w:p>
        <w:p w14:paraId="10E82ECE" w14:textId="326A5160" w:rsidR="00CB429F" w:rsidRPr="00CB429F" w:rsidDel="00C14F97" w:rsidRDefault="00CB429F">
          <w:pPr>
            <w:pStyle w:val="TOC2"/>
            <w:tabs>
              <w:tab w:val="left" w:pos="660"/>
              <w:tab w:val="right" w:leader="dot" w:pos="9350"/>
            </w:tabs>
            <w:rPr>
              <w:del w:id="58" w:author="Papu Bhattacharya" w:date="2019-07-01T22:24:00Z"/>
              <w:rFonts w:ascii="Times New Roman" w:hAnsi="Times New Roman"/>
              <w:noProof/>
              <w:sz w:val="21"/>
              <w:szCs w:val="21"/>
            </w:rPr>
          </w:pPr>
          <w:del w:id="59" w:author="Papu Bhattacharya" w:date="2019-07-01T22:24:00Z">
            <w:r w:rsidRPr="00C14F97" w:rsidDel="00C14F97">
              <w:rPr>
                <w:rFonts w:ascii="Times New Roman" w:hAnsi="Times New Roman"/>
                <w:smallCaps/>
                <w:noProof/>
                <w:sz w:val="21"/>
                <w:szCs w:val="21"/>
                <w:rPrChange w:id="60" w:author="Papu Bhattacharya" w:date="2019-07-01T22:24:00Z">
                  <w:rPr>
                    <w:rStyle w:val="Hyperlink"/>
                    <w:rFonts w:ascii="Times New Roman" w:hAnsi="Times New Roman"/>
                    <w:smallCaps/>
                    <w:noProof/>
                    <w:sz w:val="21"/>
                    <w:szCs w:val="21"/>
                  </w:rPr>
                </w:rPrChange>
              </w:rPr>
              <w:delText>3.</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61" w:author="Papu Bhattacharya" w:date="2019-07-01T22:24:00Z">
                  <w:rPr>
                    <w:rStyle w:val="Hyperlink"/>
                    <w:rFonts w:ascii="Times New Roman" w:hAnsi="Times New Roman"/>
                    <w:smallCaps/>
                    <w:noProof/>
                    <w:sz w:val="21"/>
                    <w:szCs w:val="21"/>
                  </w:rPr>
                </w:rPrChange>
              </w:rPr>
              <w:delText>SYNECTIKS Cloud Migration Service</w:delText>
            </w:r>
            <w:r w:rsidRPr="00CB429F" w:rsidDel="00C14F97">
              <w:rPr>
                <w:rFonts w:ascii="Times New Roman" w:hAnsi="Times New Roman"/>
                <w:noProof/>
                <w:webHidden/>
                <w:sz w:val="21"/>
                <w:szCs w:val="21"/>
              </w:rPr>
              <w:tab/>
              <w:delText>3</w:delText>
            </w:r>
          </w:del>
        </w:p>
        <w:p w14:paraId="365849BC" w14:textId="3DBC2ED9" w:rsidR="00CB429F" w:rsidRPr="00CB429F" w:rsidDel="00C14F97" w:rsidRDefault="00CB429F">
          <w:pPr>
            <w:pStyle w:val="TOC2"/>
            <w:tabs>
              <w:tab w:val="left" w:pos="660"/>
              <w:tab w:val="right" w:leader="dot" w:pos="9350"/>
            </w:tabs>
            <w:rPr>
              <w:del w:id="62" w:author="Papu Bhattacharya" w:date="2019-07-01T22:24:00Z"/>
              <w:rFonts w:ascii="Times New Roman" w:hAnsi="Times New Roman"/>
              <w:noProof/>
              <w:sz w:val="21"/>
              <w:szCs w:val="21"/>
            </w:rPr>
          </w:pPr>
          <w:del w:id="63" w:author="Papu Bhattacharya" w:date="2019-07-01T22:24:00Z">
            <w:r w:rsidRPr="00C14F97" w:rsidDel="00C14F97">
              <w:rPr>
                <w:rFonts w:ascii="Times New Roman" w:hAnsi="Times New Roman"/>
                <w:smallCaps/>
                <w:noProof/>
                <w:sz w:val="21"/>
                <w:szCs w:val="21"/>
                <w:rPrChange w:id="64" w:author="Papu Bhattacharya" w:date="2019-07-01T22:24:00Z">
                  <w:rPr>
                    <w:rStyle w:val="Hyperlink"/>
                    <w:rFonts w:ascii="Times New Roman" w:hAnsi="Times New Roman"/>
                    <w:smallCaps/>
                    <w:noProof/>
                    <w:sz w:val="21"/>
                    <w:szCs w:val="21"/>
                  </w:rPr>
                </w:rPrChange>
              </w:rPr>
              <w:delText>4.</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65" w:author="Papu Bhattacharya" w:date="2019-07-01T22:24:00Z">
                  <w:rPr>
                    <w:rStyle w:val="Hyperlink"/>
                    <w:rFonts w:ascii="Times New Roman" w:hAnsi="Times New Roman"/>
                    <w:smallCaps/>
                    <w:noProof/>
                    <w:sz w:val="21"/>
                    <w:szCs w:val="21"/>
                  </w:rPr>
                </w:rPrChange>
              </w:rPr>
              <w:delText>Scope of Work</w:delText>
            </w:r>
            <w:r w:rsidRPr="00CB429F" w:rsidDel="00C14F97">
              <w:rPr>
                <w:rFonts w:ascii="Times New Roman" w:hAnsi="Times New Roman"/>
                <w:noProof/>
                <w:webHidden/>
                <w:sz w:val="21"/>
                <w:szCs w:val="21"/>
              </w:rPr>
              <w:tab/>
              <w:delText>3</w:delText>
            </w:r>
          </w:del>
        </w:p>
        <w:p w14:paraId="74119446" w14:textId="32421787" w:rsidR="00CB429F" w:rsidRPr="00CB429F" w:rsidDel="00C14F97" w:rsidRDefault="00CB429F">
          <w:pPr>
            <w:pStyle w:val="TOC2"/>
            <w:tabs>
              <w:tab w:val="left" w:pos="660"/>
              <w:tab w:val="right" w:leader="dot" w:pos="9350"/>
            </w:tabs>
            <w:rPr>
              <w:del w:id="66" w:author="Papu Bhattacharya" w:date="2019-07-01T22:24:00Z"/>
              <w:rFonts w:ascii="Times New Roman" w:hAnsi="Times New Roman"/>
              <w:noProof/>
              <w:sz w:val="21"/>
              <w:szCs w:val="21"/>
            </w:rPr>
          </w:pPr>
          <w:del w:id="67" w:author="Papu Bhattacharya" w:date="2019-07-01T22:24:00Z">
            <w:r w:rsidRPr="00C14F97" w:rsidDel="00C14F97">
              <w:rPr>
                <w:rFonts w:ascii="Times New Roman" w:hAnsi="Times New Roman"/>
                <w:smallCaps/>
                <w:noProof/>
                <w:sz w:val="21"/>
                <w:szCs w:val="21"/>
                <w:rPrChange w:id="68" w:author="Papu Bhattacharya" w:date="2019-07-01T22:24:00Z">
                  <w:rPr>
                    <w:rStyle w:val="Hyperlink"/>
                    <w:rFonts w:ascii="Times New Roman" w:hAnsi="Times New Roman"/>
                    <w:smallCaps/>
                    <w:noProof/>
                    <w:sz w:val="21"/>
                    <w:szCs w:val="21"/>
                  </w:rPr>
                </w:rPrChange>
              </w:rPr>
              <w:delText>5.</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69" w:author="Papu Bhattacharya" w:date="2019-07-01T22:24:00Z">
                  <w:rPr>
                    <w:rStyle w:val="Hyperlink"/>
                    <w:rFonts w:ascii="Times New Roman" w:hAnsi="Times New Roman"/>
                    <w:smallCaps/>
                    <w:noProof/>
                    <w:sz w:val="21"/>
                    <w:szCs w:val="21"/>
                  </w:rPr>
                </w:rPrChange>
              </w:rPr>
              <w:delText>Project Management &amp; Deliverables</w:delText>
            </w:r>
            <w:r w:rsidRPr="00CB429F" w:rsidDel="00C14F97">
              <w:rPr>
                <w:rFonts w:ascii="Times New Roman" w:hAnsi="Times New Roman"/>
                <w:noProof/>
                <w:webHidden/>
                <w:sz w:val="21"/>
                <w:szCs w:val="21"/>
              </w:rPr>
              <w:tab/>
              <w:delText>4</w:delText>
            </w:r>
          </w:del>
        </w:p>
        <w:p w14:paraId="61723F9B" w14:textId="5449D3E6" w:rsidR="00CB429F" w:rsidRPr="00CB429F" w:rsidDel="00C14F97" w:rsidRDefault="00CB429F">
          <w:pPr>
            <w:pStyle w:val="TOC2"/>
            <w:tabs>
              <w:tab w:val="left" w:pos="660"/>
              <w:tab w:val="right" w:leader="dot" w:pos="9350"/>
            </w:tabs>
            <w:rPr>
              <w:del w:id="70" w:author="Papu Bhattacharya" w:date="2019-07-01T22:24:00Z"/>
              <w:rFonts w:ascii="Times New Roman" w:hAnsi="Times New Roman"/>
              <w:noProof/>
              <w:sz w:val="21"/>
              <w:szCs w:val="21"/>
            </w:rPr>
          </w:pPr>
          <w:del w:id="71" w:author="Papu Bhattacharya" w:date="2019-07-01T22:24:00Z">
            <w:r w:rsidRPr="00C14F97" w:rsidDel="00C14F97">
              <w:rPr>
                <w:rFonts w:ascii="Times New Roman" w:hAnsi="Times New Roman"/>
                <w:smallCaps/>
                <w:noProof/>
                <w:sz w:val="21"/>
                <w:szCs w:val="21"/>
                <w:rPrChange w:id="72" w:author="Papu Bhattacharya" w:date="2019-07-01T22:24:00Z">
                  <w:rPr>
                    <w:rStyle w:val="Hyperlink"/>
                    <w:rFonts w:ascii="Times New Roman" w:hAnsi="Times New Roman"/>
                    <w:smallCaps/>
                    <w:noProof/>
                    <w:sz w:val="21"/>
                    <w:szCs w:val="21"/>
                  </w:rPr>
                </w:rPrChange>
              </w:rPr>
              <w:delText>6.</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73" w:author="Papu Bhattacharya" w:date="2019-07-01T22:24:00Z">
                  <w:rPr>
                    <w:rStyle w:val="Hyperlink"/>
                    <w:rFonts w:ascii="Times New Roman" w:hAnsi="Times New Roman"/>
                    <w:smallCaps/>
                    <w:noProof/>
                    <w:sz w:val="21"/>
                    <w:szCs w:val="21"/>
                  </w:rPr>
                </w:rPrChange>
              </w:rPr>
              <w:delText>Assumptions</w:delText>
            </w:r>
            <w:r w:rsidRPr="00CB429F" w:rsidDel="00C14F97">
              <w:rPr>
                <w:rFonts w:ascii="Times New Roman" w:hAnsi="Times New Roman"/>
                <w:noProof/>
                <w:webHidden/>
                <w:sz w:val="21"/>
                <w:szCs w:val="21"/>
              </w:rPr>
              <w:tab/>
              <w:delText>5</w:delText>
            </w:r>
          </w:del>
        </w:p>
        <w:p w14:paraId="76FF1903" w14:textId="226C865B" w:rsidR="00CB429F" w:rsidRPr="00CB429F" w:rsidDel="00C14F97" w:rsidRDefault="00CB429F">
          <w:pPr>
            <w:pStyle w:val="TOC2"/>
            <w:tabs>
              <w:tab w:val="left" w:pos="660"/>
              <w:tab w:val="right" w:leader="dot" w:pos="9350"/>
            </w:tabs>
            <w:rPr>
              <w:del w:id="74" w:author="Papu Bhattacharya" w:date="2019-07-01T22:24:00Z"/>
              <w:rFonts w:ascii="Times New Roman" w:hAnsi="Times New Roman"/>
              <w:noProof/>
              <w:sz w:val="21"/>
              <w:szCs w:val="21"/>
            </w:rPr>
          </w:pPr>
          <w:del w:id="75" w:author="Papu Bhattacharya" w:date="2019-07-01T22:24:00Z">
            <w:r w:rsidRPr="00C14F97" w:rsidDel="00C14F97">
              <w:rPr>
                <w:rFonts w:ascii="Times New Roman" w:hAnsi="Times New Roman"/>
                <w:smallCaps/>
                <w:noProof/>
                <w:sz w:val="21"/>
                <w:szCs w:val="21"/>
                <w:rPrChange w:id="76" w:author="Papu Bhattacharya" w:date="2019-07-01T22:24:00Z">
                  <w:rPr>
                    <w:rStyle w:val="Hyperlink"/>
                    <w:rFonts w:ascii="Times New Roman" w:hAnsi="Times New Roman"/>
                    <w:smallCaps/>
                    <w:noProof/>
                    <w:sz w:val="21"/>
                    <w:szCs w:val="21"/>
                  </w:rPr>
                </w:rPrChange>
              </w:rPr>
              <w:delText>7.</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77" w:author="Papu Bhattacharya" w:date="2019-07-01T22:24:00Z">
                  <w:rPr>
                    <w:rStyle w:val="Hyperlink"/>
                    <w:rFonts w:ascii="Times New Roman" w:hAnsi="Times New Roman"/>
                    <w:smallCaps/>
                    <w:noProof/>
                    <w:sz w:val="21"/>
                    <w:szCs w:val="21"/>
                  </w:rPr>
                </w:rPrChange>
              </w:rPr>
              <w:delText>Responsibilities</w:delText>
            </w:r>
            <w:r w:rsidRPr="00CB429F" w:rsidDel="00C14F97">
              <w:rPr>
                <w:rFonts w:ascii="Times New Roman" w:hAnsi="Times New Roman"/>
                <w:noProof/>
                <w:webHidden/>
                <w:sz w:val="21"/>
                <w:szCs w:val="21"/>
              </w:rPr>
              <w:tab/>
              <w:delText>6</w:delText>
            </w:r>
          </w:del>
        </w:p>
        <w:p w14:paraId="336F8406" w14:textId="2E5101C8" w:rsidR="00CB429F" w:rsidRPr="00CB429F" w:rsidDel="00C14F97" w:rsidRDefault="00CB429F">
          <w:pPr>
            <w:pStyle w:val="TOC2"/>
            <w:tabs>
              <w:tab w:val="left" w:pos="660"/>
              <w:tab w:val="right" w:leader="dot" w:pos="9350"/>
            </w:tabs>
            <w:rPr>
              <w:del w:id="78" w:author="Papu Bhattacharya" w:date="2019-07-01T22:24:00Z"/>
              <w:rFonts w:ascii="Times New Roman" w:hAnsi="Times New Roman"/>
              <w:noProof/>
              <w:sz w:val="21"/>
              <w:szCs w:val="21"/>
            </w:rPr>
          </w:pPr>
          <w:del w:id="79" w:author="Papu Bhattacharya" w:date="2019-07-01T22:24:00Z">
            <w:r w:rsidRPr="00C14F97" w:rsidDel="00C14F97">
              <w:rPr>
                <w:rFonts w:ascii="Times New Roman" w:hAnsi="Times New Roman"/>
                <w:noProof/>
                <w:sz w:val="21"/>
                <w:szCs w:val="21"/>
                <w:rPrChange w:id="80" w:author="Papu Bhattacharya" w:date="2019-07-01T22:24:00Z">
                  <w:rPr>
                    <w:rStyle w:val="Hyperlink"/>
                    <w:rFonts w:ascii="Times New Roman" w:hAnsi="Times New Roman"/>
                    <w:noProof/>
                    <w:sz w:val="21"/>
                    <w:szCs w:val="21"/>
                  </w:rPr>
                </w:rPrChange>
              </w:rPr>
              <w:delText>8.</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81" w:author="Papu Bhattacharya" w:date="2019-07-01T22:24:00Z">
                  <w:rPr>
                    <w:rStyle w:val="Hyperlink"/>
                    <w:rFonts w:ascii="Times New Roman" w:hAnsi="Times New Roman"/>
                    <w:smallCaps/>
                    <w:noProof/>
                    <w:sz w:val="21"/>
                    <w:szCs w:val="21"/>
                  </w:rPr>
                </w:rPrChange>
              </w:rPr>
              <w:delText>Change Order Process</w:delText>
            </w:r>
            <w:r w:rsidRPr="00CB429F" w:rsidDel="00C14F97">
              <w:rPr>
                <w:rFonts w:ascii="Times New Roman" w:hAnsi="Times New Roman"/>
                <w:noProof/>
                <w:webHidden/>
                <w:sz w:val="21"/>
                <w:szCs w:val="21"/>
              </w:rPr>
              <w:tab/>
              <w:delText>6</w:delText>
            </w:r>
          </w:del>
        </w:p>
        <w:p w14:paraId="58289E70" w14:textId="3E31C9FB" w:rsidR="00CB429F" w:rsidRPr="00CB429F" w:rsidDel="00C14F97" w:rsidRDefault="00CB429F">
          <w:pPr>
            <w:pStyle w:val="TOC2"/>
            <w:tabs>
              <w:tab w:val="left" w:pos="660"/>
              <w:tab w:val="right" w:leader="dot" w:pos="9350"/>
            </w:tabs>
            <w:rPr>
              <w:del w:id="82" w:author="Papu Bhattacharya" w:date="2019-07-01T22:24:00Z"/>
              <w:rFonts w:ascii="Times New Roman" w:hAnsi="Times New Roman"/>
              <w:noProof/>
              <w:sz w:val="21"/>
              <w:szCs w:val="21"/>
            </w:rPr>
          </w:pPr>
          <w:del w:id="83" w:author="Papu Bhattacharya" w:date="2019-07-01T22:24:00Z">
            <w:r w:rsidRPr="00C14F97" w:rsidDel="00C14F97">
              <w:rPr>
                <w:rFonts w:ascii="Times New Roman" w:hAnsi="Times New Roman"/>
                <w:noProof/>
                <w:sz w:val="21"/>
                <w:szCs w:val="21"/>
                <w:rPrChange w:id="84" w:author="Papu Bhattacharya" w:date="2019-07-01T22:24:00Z">
                  <w:rPr>
                    <w:rStyle w:val="Hyperlink"/>
                    <w:rFonts w:ascii="Times New Roman" w:hAnsi="Times New Roman"/>
                    <w:noProof/>
                    <w:sz w:val="21"/>
                    <w:szCs w:val="21"/>
                  </w:rPr>
                </w:rPrChange>
              </w:rPr>
              <w:delText>9.</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85" w:author="Papu Bhattacharya" w:date="2019-07-01T22:24:00Z">
                  <w:rPr>
                    <w:rStyle w:val="Hyperlink"/>
                    <w:rFonts w:ascii="Times New Roman" w:hAnsi="Times New Roman"/>
                    <w:smallCaps/>
                    <w:noProof/>
                    <w:sz w:val="21"/>
                    <w:szCs w:val="21"/>
                  </w:rPr>
                </w:rPrChange>
              </w:rPr>
              <w:delText>Out of Scope</w:delText>
            </w:r>
            <w:r w:rsidRPr="00CB429F" w:rsidDel="00C14F97">
              <w:rPr>
                <w:rFonts w:ascii="Times New Roman" w:hAnsi="Times New Roman"/>
                <w:noProof/>
                <w:webHidden/>
                <w:sz w:val="21"/>
                <w:szCs w:val="21"/>
              </w:rPr>
              <w:tab/>
              <w:delText>7</w:delText>
            </w:r>
          </w:del>
        </w:p>
        <w:p w14:paraId="29531ABC" w14:textId="30955A70" w:rsidR="00CB429F" w:rsidRPr="00CB429F" w:rsidDel="00C14F97" w:rsidRDefault="00CB429F">
          <w:pPr>
            <w:pStyle w:val="TOC2"/>
            <w:tabs>
              <w:tab w:val="left" w:pos="880"/>
              <w:tab w:val="right" w:leader="dot" w:pos="9350"/>
            </w:tabs>
            <w:rPr>
              <w:del w:id="86" w:author="Papu Bhattacharya" w:date="2019-07-01T22:24:00Z"/>
              <w:rFonts w:ascii="Times New Roman" w:hAnsi="Times New Roman"/>
              <w:noProof/>
              <w:sz w:val="21"/>
              <w:szCs w:val="21"/>
            </w:rPr>
          </w:pPr>
          <w:del w:id="87" w:author="Papu Bhattacharya" w:date="2019-07-01T22:24:00Z">
            <w:r w:rsidRPr="00C14F97" w:rsidDel="00C14F97">
              <w:rPr>
                <w:rFonts w:ascii="Times New Roman" w:hAnsi="Times New Roman"/>
                <w:noProof/>
                <w:sz w:val="21"/>
                <w:szCs w:val="21"/>
                <w:rPrChange w:id="88" w:author="Papu Bhattacharya" w:date="2019-07-01T22:24:00Z">
                  <w:rPr>
                    <w:rStyle w:val="Hyperlink"/>
                    <w:rFonts w:ascii="Times New Roman" w:hAnsi="Times New Roman"/>
                    <w:noProof/>
                    <w:sz w:val="21"/>
                    <w:szCs w:val="21"/>
                  </w:rPr>
                </w:rPrChange>
              </w:rPr>
              <w:delText>10.</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89" w:author="Papu Bhattacharya" w:date="2019-07-01T22:24:00Z">
                  <w:rPr>
                    <w:rStyle w:val="Hyperlink"/>
                    <w:rFonts w:ascii="Times New Roman" w:hAnsi="Times New Roman"/>
                    <w:smallCaps/>
                    <w:noProof/>
                    <w:sz w:val="21"/>
                    <w:szCs w:val="21"/>
                  </w:rPr>
                </w:rPrChange>
              </w:rPr>
              <w:delText>Miscellaneous</w:delText>
            </w:r>
            <w:r w:rsidRPr="00CB429F" w:rsidDel="00C14F97">
              <w:rPr>
                <w:rFonts w:ascii="Times New Roman" w:hAnsi="Times New Roman"/>
                <w:noProof/>
                <w:webHidden/>
                <w:sz w:val="21"/>
                <w:szCs w:val="21"/>
              </w:rPr>
              <w:tab/>
              <w:delText>7</w:delText>
            </w:r>
          </w:del>
        </w:p>
        <w:p w14:paraId="74357549" w14:textId="69FF1958" w:rsidR="00CB429F" w:rsidRPr="00CB429F" w:rsidDel="00C14F97" w:rsidRDefault="00CB429F">
          <w:pPr>
            <w:pStyle w:val="TOC2"/>
            <w:tabs>
              <w:tab w:val="left" w:pos="880"/>
              <w:tab w:val="right" w:leader="dot" w:pos="9350"/>
            </w:tabs>
            <w:rPr>
              <w:del w:id="90" w:author="Papu Bhattacharya" w:date="2019-07-01T22:24:00Z"/>
              <w:rFonts w:ascii="Times New Roman" w:hAnsi="Times New Roman"/>
              <w:noProof/>
              <w:sz w:val="21"/>
              <w:szCs w:val="21"/>
            </w:rPr>
          </w:pPr>
          <w:del w:id="91" w:author="Papu Bhattacharya" w:date="2019-07-01T22:24:00Z">
            <w:r w:rsidRPr="00C14F97" w:rsidDel="00C14F97">
              <w:rPr>
                <w:rFonts w:ascii="Times New Roman" w:hAnsi="Times New Roman"/>
                <w:noProof/>
                <w:sz w:val="21"/>
                <w:szCs w:val="21"/>
                <w:rPrChange w:id="92" w:author="Papu Bhattacharya" w:date="2019-07-01T22:24:00Z">
                  <w:rPr>
                    <w:rStyle w:val="Hyperlink"/>
                    <w:rFonts w:ascii="Times New Roman" w:hAnsi="Times New Roman"/>
                    <w:noProof/>
                    <w:sz w:val="21"/>
                    <w:szCs w:val="21"/>
                  </w:rPr>
                </w:rPrChange>
              </w:rPr>
              <w:delText>11.</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93" w:author="Papu Bhattacharya" w:date="2019-07-01T22:24:00Z">
                  <w:rPr>
                    <w:rStyle w:val="Hyperlink"/>
                    <w:rFonts w:ascii="Times New Roman" w:hAnsi="Times New Roman"/>
                    <w:smallCaps/>
                    <w:noProof/>
                    <w:sz w:val="21"/>
                    <w:szCs w:val="21"/>
                  </w:rPr>
                </w:rPrChange>
              </w:rPr>
              <w:delText>Estimated Cost</w:delText>
            </w:r>
            <w:r w:rsidRPr="00CB429F" w:rsidDel="00C14F97">
              <w:rPr>
                <w:rFonts w:ascii="Times New Roman" w:hAnsi="Times New Roman"/>
                <w:noProof/>
                <w:webHidden/>
                <w:sz w:val="21"/>
                <w:szCs w:val="21"/>
              </w:rPr>
              <w:tab/>
              <w:delText>8</w:delText>
            </w:r>
          </w:del>
        </w:p>
        <w:p w14:paraId="41E16D4D" w14:textId="205C27AE" w:rsidR="00CB429F" w:rsidRPr="00CB429F" w:rsidDel="00C14F97" w:rsidRDefault="00CB429F">
          <w:pPr>
            <w:pStyle w:val="TOC2"/>
            <w:tabs>
              <w:tab w:val="left" w:pos="880"/>
              <w:tab w:val="right" w:leader="dot" w:pos="9350"/>
            </w:tabs>
            <w:rPr>
              <w:del w:id="94" w:author="Papu Bhattacharya" w:date="2019-07-01T22:24:00Z"/>
              <w:rFonts w:ascii="Times New Roman" w:hAnsi="Times New Roman"/>
              <w:noProof/>
              <w:sz w:val="21"/>
              <w:szCs w:val="21"/>
            </w:rPr>
          </w:pPr>
          <w:del w:id="95" w:author="Papu Bhattacharya" w:date="2019-07-01T22:24:00Z">
            <w:r w:rsidRPr="00C14F97" w:rsidDel="00C14F97">
              <w:rPr>
                <w:rFonts w:ascii="Times New Roman" w:hAnsi="Times New Roman"/>
                <w:noProof/>
                <w:sz w:val="21"/>
                <w:szCs w:val="21"/>
                <w:rPrChange w:id="96" w:author="Papu Bhattacharya" w:date="2019-07-01T22:24:00Z">
                  <w:rPr>
                    <w:rStyle w:val="Hyperlink"/>
                    <w:rFonts w:ascii="Times New Roman" w:hAnsi="Times New Roman"/>
                    <w:noProof/>
                    <w:sz w:val="21"/>
                    <w:szCs w:val="21"/>
                  </w:rPr>
                </w:rPrChange>
              </w:rPr>
              <w:delText>12.</w:delText>
            </w:r>
            <w:r w:rsidRPr="00CB429F" w:rsidDel="00C14F97">
              <w:rPr>
                <w:rFonts w:ascii="Times New Roman" w:hAnsi="Times New Roman"/>
                <w:noProof/>
                <w:sz w:val="21"/>
                <w:szCs w:val="21"/>
              </w:rPr>
              <w:tab/>
            </w:r>
            <w:r w:rsidRPr="00C14F97" w:rsidDel="00C14F97">
              <w:rPr>
                <w:rFonts w:ascii="Times New Roman" w:hAnsi="Times New Roman"/>
                <w:smallCaps/>
                <w:noProof/>
                <w:sz w:val="21"/>
                <w:szCs w:val="21"/>
                <w:rPrChange w:id="97" w:author="Papu Bhattacharya" w:date="2019-07-01T22:24:00Z">
                  <w:rPr>
                    <w:rStyle w:val="Hyperlink"/>
                    <w:rFonts w:ascii="Times New Roman" w:hAnsi="Times New Roman"/>
                    <w:smallCaps/>
                    <w:noProof/>
                    <w:sz w:val="21"/>
                    <w:szCs w:val="21"/>
                  </w:rPr>
                </w:rPrChange>
              </w:rPr>
              <w:delText>SOW Acceptance</w:delText>
            </w:r>
            <w:r w:rsidRPr="00CB429F" w:rsidDel="00C14F97">
              <w:rPr>
                <w:rFonts w:ascii="Times New Roman" w:hAnsi="Times New Roman"/>
                <w:noProof/>
                <w:webHidden/>
                <w:sz w:val="21"/>
                <w:szCs w:val="21"/>
              </w:rPr>
              <w:tab/>
              <w:delText>8</w:delText>
            </w:r>
          </w:del>
        </w:p>
        <w:p w14:paraId="7526A41E" w14:textId="60A047FB" w:rsidR="0019775A" w:rsidRDefault="0019775A">
          <w:r w:rsidRPr="00CB429F">
            <w:rPr>
              <w:rFonts w:ascii="Times New Roman" w:hAnsi="Times New Roman" w:cs="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98" w:name="_Toc12912266"/>
      <w:r>
        <w:rPr>
          <w:smallCaps/>
          <w:sz w:val="32"/>
          <w:szCs w:val="32"/>
        </w:rPr>
        <w:lastRenderedPageBreak/>
        <w:t>Introduction</w:t>
      </w:r>
      <w:bookmarkEnd w:id="98"/>
    </w:p>
    <w:p w14:paraId="7526A45E" w14:textId="77777777" w:rsidR="00840C0D" w:rsidRPr="00446EEC" w:rsidRDefault="00840C0D" w:rsidP="00840C0D">
      <w:pPr>
        <w:spacing w:after="0"/>
        <w:rPr>
          <w:rFonts w:ascii="Times New Roman" w:hAnsi="Times New Roman" w:cs="Times New Roman"/>
          <w:sz w:val="14"/>
          <w:szCs w:val="14"/>
        </w:rPr>
      </w:pPr>
    </w:p>
    <w:p w14:paraId="7526A45F" w14:textId="2AB845B7"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ins w:id="99" w:author="Papu Bhattacharya" w:date="2019-07-01T12:56:00Z">
        <w:r w:rsidR="00055980">
          <w:rPr>
            <w:rFonts w:ascii="Times New Roman" w:hAnsi="Times New Roman" w:cs="Times New Roman"/>
            <w:noProof/>
            <w:sz w:val="21"/>
            <w:szCs w:val="21"/>
          </w:rPr>
          <w:t>July 1, 2019</w:t>
        </w:r>
      </w:ins>
      <w:del w:id="100" w:author="Papu Bhattacharya" w:date="2019-07-01T12:56:00Z">
        <w:r w:rsidR="0015227E" w:rsidDel="00055980">
          <w:rPr>
            <w:rFonts w:ascii="Times New Roman" w:hAnsi="Times New Roman" w:cs="Times New Roman"/>
            <w:noProof/>
            <w:sz w:val="21"/>
            <w:szCs w:val="21"/>
          </w:rPr>
          <w:delText>November 20, 2018</w:delText>
        </w:r>
      </w:del>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101" w:name="_Toc12912267"/>
      <w:r>
        <w:rPr>
          <w:smallCaps/>
          <w:sz w:val="32"/>
          <w:szCs w:val="32"/>
        </w:rPr>
        <w:t>Engagement Overview</w:t>
      </w:r>
      <w:bookmarkEnd w:id="10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45A05794"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w:t>
      </w:r>
      <w:r w:rsidR="00731705">
        <w:rPr>
          <w:rFonts w:ascii="Times New Roman" w:hAnsi="Times New Roman" w:cs="Times New Roman"/>
          <w:sz w:val="21"/>
          <w:szCs w:val="21"/>
        </w:rPr>
        <w:t xml:space="preserve">SYNECTIKS </w:t>
      </w:r>
      <w:ins w:id="102" w:author="Papu Bhattacharya" w:date="2019-07-01T13:06:00Z">
        <w:r w:rsidR="00283196">
          <w:rPr>
            <w:rFonts w:ascii="Times New Roman" w:hAnsi="Times New Roman" w:cs="Times New Roman"/>
            <w:sz w:val="21"/>
            <w:szCs w:val="21"/>
          </w:rPr>
          <w:t>Automation and Analytics</w:t>
        </w:r>
      </w:ins>
      <w:del w:id="103" w:author="Papu Bhattacharya" w:date="2019-07-01T13:06:00Z">
        <w:r w:rsidDel="00283196">
          <w:rPr>
            <w:rFonts w:ascii="Times New Roman" w:hAnsi="Times New Roman" w:cs="Times New Roman"/>
            <w:sz w:val="21"/>
            <w:szCs w:val="21"/>
          </w:rPr>
          <w:delText>Cloud Migr</w:delText>
        </w:r>
      </w:del>
      <w:del w:id="104" w:author="Papu Bhattacharya" w:date="2019-07-01T13:05:00Z">
        <w:r w:rsidDel="00283196">
          <w:rPr>
            <w:rFonts w:ascii="Times New Roman" w:hAnsi="Times New Roman" w:cs="Times New Roman"/>
            <w:sz w:val="21"/>
            <w:szCs w:val="21"/>
          </w:rPr>
          <w:delText>ation</w:delText>
        </w:r>
      </w:del>
      <w:r>
        <w:rPr>
          <w:rFonts w:ascii="Times New Roman" w:hAnsi="Times New Roman" w:cs="Times New Roman"/>
          <w:sz w:val="21"/>
          <w:szCs w:val="21"/>
        </w:rPr>
        <w:t xml:space="preserve"> </w:t>
      </w:r>
      <w:ins w:id="105" w:author="Papu Bhattacharya" w:date="2019-07-01T13:06:00Z">
        <w:r w:rsidR="00283196">
          <w:rPr>
            <w:rFonts w:ascii="Times New Roman" w:hAnsi="Times New Roman" w:cs="Times New Roman"/>
            <w:sz w:val="21"/>
            <w:szCs w:val="21"/>
          </w:rPr>
          <w:t>s</w:t>
        </w:r>
      </w:ins>
      <w:del w:id="106" w:author="Papu Bhattacharya" w:date="2019-07-01T13:06:00Z">
        <w:r w:rsidDel="00283196">
          <w:rPr>
            <w:rFonts w:ascii="Times New Roman" w:hAnsi="Times New Roman" w:cs="Times New Roman"/>
            <w:sz w:val="21"/>
            <w:szCs w:val="21"/>
          </w:rPr>
          <w:delText>S</w:delText>
        </w:r>
      </w:del>
      <w:r>
        <w:rPr>
          <w:rFonts w:ascii="Times New Roman" w:hAnsi="Times New Roman" w:cs="Times New Roman"/>
          <w:sz w:val="21"/>
          <w:szCs w:val="21"/>
        </w:rPr>
        <w:t>ervice is designed to</w:t>
      </w:r>
      <w:ins w:id="107" w:author="Papu Bhattacharya" w:date="2019-07-01T13:06:00Z">
        <w:r w:rsidR="005A07E6">
          <w:rPr>
            <w:rFonts w:ascii="Times New Roman" w:hAnsi="Times New Roman" w:cs="Times New Roman"/>
            <w:sz w:val="21"/>
            <w:szCs w:val="21"/>
          </w:rPr>
          <w:t xml:space="preserve"> automate</w:t>
        </w:r>
      </w:ins>
      <w:del w:id="108" w:author="Papu Bhattacharya" w:date="2019-07-01T13:06:00Z">
        <w:r w:rsidDel="005A07E6">
          <w:rPr>
            <w:rFonts w:ascii="Times New Roman" w:hAnsi="Times New Roman" w:cs="Times New Roman"/>
            <w:sz w:val="21"/>
            <w:szCs w:val="21"/>
          </w:rPr>
          <w:delText xml:space="preserve"> mi</w:delText>
        </w:r>
        <w:r w:rsidDel="00283196">
          <w:rPr>
            <w:rFonts w:ascii="Times New Roman" w:hAnsi="Times New Roman" w:cs="Times New Roman"/>
            <w:sz w:val="21"/>
            <w:szCs w:val="21"/>
          </w:rPr>
          <w:delText>grate</w:delText>
        </w:r>
      </w:del>
      <w:r>
        <w:rPr>
          <w:rFonts w:ascii="Times New Roman" w:hAnsi="Times New Roman" w:cs="Times New Roman"/>
          <w:sz w:val="21"/>
          <w:szCs w:val="21"/>
        </w:rPr>
        <w:t xml:space="preserve"> identified Customer</w:t>
      </w:r>
      <w:ins w:id="109" w:author="Papu Bhattacharya" w:date="2019-07-01T13:06:00Z">
        <w:r w:rsidR="005A07E6">
          <w:rPr>
            <w:rFonts w:ascii="Times New Roman" w:hAnsi="Times New Roman" w:cs="Times New Roman"/>
            <w:sz w:val="21"/>
            <w:szCs w:val="21"/>
          </w:rPr>
          <w:t>s</w:t>
        </w:r>
      </w:ins>
      <w:r>
        <w:rPr>
          <w:rFonts w:ascii="Times New Roman" w:hAnsi="Times New Roman" w:cs="Times New Roman"/>
          <w:sz w:val="21"/>
          <w:szCs w:val="21"/>
        </w:rPr>
        <w:t xml:space="preserve"> </w:t>
      </w:r>
      <w:ins w:id="110" w:author="Papu Bhattacharya" w:date="2019-07-01T13:06:00Z">
        <w:r w:rsidR="005A07E6">
          <w:rPr>
            <w:rFonts w:ascii="Times New Roman" w:hAnsi="Times New Roman" w:cs="Times New Roman"/>
            <w:sz w:val="21"/>
            <w:szCs w:val="21"/>
          </w:rPr>
          <w:t>o</w:t>
        </w:r>
      </w:ins>
      <w:ins w:id="111" w:author="Papu Bhattacharya" w:date="2019-07-01T13:07:00Z">
        <w:r w:rsidR="005A07E6">
          <w:rPr>
            <w:rFonts w:ascii="Times New Roman" w:hAnsi="Times New Roman" w:cs="Times New Roman"/>
            <w:sz w:val="21"/>
            <w:szCs w:val="21"/>
          </w:rPr>
          <w:t xml:space="preserve">peration processes </w:t>
        </w:r>
      </w:ins>
      <w:ins w:id="112" w:author="Papu Bhattacharya" w:date="2019-07-01T13:08:00Z">
        <w:r w:rsidR="005A07E6">
          <w:rPr>
            <w:rFonts w:ascii="Times New Roman" w:hAnsi="Times New Roman" w:cs="Times New Roman"/>
            <w:sz w:val="21"/>
            <w:szCs w:val="21"/>
          </w:rPr>
          <w:t>and deliver business insights</w:t>
        </w:r>
      </w:ins>
      <w:del w:id="113" w:author="Papu Bhattacharya" w:date="2019-07-01T13:08:00Z">
        <w:r w:rsidDel="005A07E6">
          <w:rPr>
            <w:rFonts w:ascii="Times New Roman" w:hAnsi="Times New Roman" w:cs="Times New Roman"/>
            <w:sz w:val="21"/>
            <w:szCs w:val="21"/>
          </w:rPr>
          <w:delText>work</w:delText>
        </w:r>
      </w:del>
      <w:del w:id="114" w:author="Papu Bhattacharya" w:date="2019-07-01T13:07:00Z">
        <w:r w:rsidDel="005A07E6">
          <w:rPr>
            <w:rFonts w:ascii="Times New Roman" w:hAnsi="Times New Roman" w:cs="Times New Roman"/>
            <w:sz w:val="21"/>
            <w:szCs w:val="21"/>
          </w:rPr>
          <w:delText>loads to the aws cloud</w:delText>
        </w:r>
      </w:del>
      <w:r>
        <w:rPr>
          <w:rFonts w:ascii="Times New Roman" w:hAnsi="Times New Roman" w:cs="Times New Roman"/>
          <w:sz w:val="21"/>
          <w:szCs w:val="21"/>
        </w:rPr>
        <w:t xml:space="preserve">. Synectiks will work in conjunction with Customer to </w:t>
      </w:r>
      <w:ins w:id="115" w:author="Papu Bhattacharya" w:date="2019-07-01T13:08:00Z">
        <w:r w:rsidR="005A07E6">
          <w:rPr>
            <w:rFonts w:ascii="Times New Roman" w:hAnsi="Times New Roman" w:cs="Times New Roman"/>
            <w:sz w:val="21"/>
            <w:szCs w:val="21"/>
          </w:rPr>
          <w:t xml:space="preserve">automate their data processing process </w:t>
        </w:r>
      </w:ins>
      <w:ins w:id="116" w:author="Papu Bhattacharya" w:date="2019-07-01T13:09:00Z">
        <w:r w:rsidR="005A07E6">
          <w:rPr>
            <w:rFonts w:ascii="Times New Roman" w:hAnsi="Times New Roman" w:cs="Times New Roman"/>
            <w:sz w:val="21"/>
            <w:szCs w:val="21"/>
          </w:rPr>
          <w:t>and host the automation platform stack in cloud</w:t>
        </w:r>
      </w:ins>
      <w:ins w:id="117" w:author="Papu Bhattacharya" w:date="2019-07-01T13:49:00Z">
        <w:r w:rsidR="00BE0BA8">
          <w:rPr>
            <w:rFonts w:ascii="Times New Roman" w:hAnsi="Times New Roman" w:cs="Times New Roman"/>
            <w:sz w:val="21"/>
            <w:szCs w:val="21"/>
          </w:rPr>
          <w:t xml:space="preserve"> with business analytics tool to gain a business insights.</w:t>
        </w:r>
      </w:ins>
      <w:del w:id="118" w:author="Papu Bhattacharya" w:date="2019-07-01T13:49:00Z">
        <w:r w:rsidDel="00BE0BA8">
          <w:rPr>
            <w:rFonts w:ascii="Times New Roman" w:hAnsi="Times New Roman" w:cs="Times New Roman"/>
            <w:sz w:val="21"/>
            <w:szCs w:val="21"/>
          </w:rPr>
          <w:delText>validate a migration plan for the identified workloads, provision the aws environment, migrate the workloads and assist with the final cutover to the aws environment.</w:delText>
        </w:r>
      </w:del>
    </w:p>
    <w:p w14:paraId="26ED39D5" w14:textId="4B7C624D" w:rsidR="006072D8" w:rsidRPr="00446EEC" w:rsidRDefault="006072D8" w:rsidP="00840C0D">
      <w:pPr>
        <w:pStyle w:val="NoSpacing"/>
        <w:rPr>
          <w:rFonts w:ascii="Times New Roman" w:hAnsi="Times New Roman" w:cs="Times New Roman"/>
          <w:sz w:val="21"/>
          <w:szCs w:val="21"/>
        </w:rPr>
      </w:pPr>
    </w:p>
    <w:p w14:paraId="37DD38B2" w14:textId="77777777" w:rsidR="001B37FC" w:rsidRDefault="00E54469" w:rsidP="001B37FC">
      <w:pPr>
        <w:pStyle w:val="Heading2"/>
        <w:numPr>
          <w:ilvl w:val="0"/>
          <w:numId w:val="11"/>
        </w:numPr>
        <w:rPr>
          <w:ins w:id="119" w:author="Papu Bhattacharya" w:date="2019-07-01T14:00:00Z"/>
          <w:smallCaps/>
          <w:sz w:val="32"/>
          <w:szCs w:val="32"/>
        </w:rPr>
      </w:pPr>
      <w:bookmarkStart w:id="120" w:name="_Toc12912268"/>
      <w:r>
        <w:rPr>
          <w:smallCaps/>
          <w:sz w:val="32"/>
          <w:szCs w:val="32"/>
        </w:rPr>
        <w:t xml:space="preserve">SYNECTIKS </w:t>
      </w:r>
      <w:ins w:id="121" w:author="Papu Bhattacharya" w:date="2019-07-01T13:50:00Z">
        <w:r w:rsidR="001B37FC">
          <w:rPr>
            <w:smallCaps/>
            <w:sz w:val="32"/>
            <w:szCs w:val="32"/>
          </w:rPr>
          <w:t>Automation</w:t>
        </w:r>
      </w:ins>
      <w:del w:id="122" w:author="Papu Bhattacharya" w:date="2019-07-01T13:50:00Z">
        <w:r w:rsidDel="001B37FC">
          <w:rPr>
            <w:smallCaps/>
            <w:sz w:val="32"/>
            <w:szCs w:val="32"/>
          </w:rPr>
          <w:delText>Cloud Migration</w:delText>
        </w:r>
      </w:del>
      <w:r>
        <w:rPr>
          <w:smallCaps/>
          <w:sz w:val="32"/>
          <w:szCs w:val="32"/>
        </w:rPr>
        <w:t xml:space="preserve"> Service</w:t>
      </w:r>
      <w:bookmarkEnd w:id="120"/>
      <w:ins w:id="123" w:author="Papu Bhattacharya" w:date="2019-07-01T14:00:00Z">
        <w:r w:rsidR="001B37FC">
          <w:rPr>
            <w:smallCaps/>
            <w:sz w:val="32"/>
            <w:szCs w:val="32"/>
          </w:rPr>
          <w:t xml:space="preserve"> </w:t>
        </w:r>
      </w:ins>
    </w:p>
    <w:p w14:paraId="03084785" w14:textId="46F1F06A" w:rsidR="001B37FC" w:rsidRPr="001B37FC" w:rsidDel="001B37FC" w:rsidRDefault="001B37FC" w:rsidP="001B37FC">
      <w:pPr>
        <w:pStyle w:val="Heading2"/>
        <w:numPr>
          <w:ilvl w:val="0"/>
          <w:numId w:val="11"/>
        </w:numPr>
        <w:rPr>
          <w:del w:id="124" w:author="Papu Bhattacharya" w:date="2019-07-01T14:00:00Z"/>
          <w:smallCaps/>
          <w:sz w:val="32"/>
          <w:szCs w:val="32"/>
          <w:rPrChange w:id="125" w:author="Papu Bhattacharya" w:date="2019-07-01T13:59:00Z">
            <w:rPr>
              <w:del w:id="126" w:author="Papu Bhattacharya" w:date="2019-07-01T14:00:00Z"/>
              <w:smallCaps/>
              <w:sz w:val="32"/>
              <w:szCs w:val="32"/>
            </w:rPr>
          </w:rPrChange>
        </w:rPr>
        <w:pPrChange w:id="127" w:author="Papu Bhattacharya" w:date="2019-07-01T13:59:00Z">
          <w:pPr>
            <w:pStyle w:val="Heading2"/>
            <w:numPr>
              <w:numId w:val="11"/>
            </w:numPr>
            <w:ind w:left="720" w:hanging="360"/>
          </w:pPr>
        </w:pPrChange>
      </w:pPr>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65FDF8B5" w:rsidR="006072D8" w:rsidRDefault="00E54469" w:rsidP="006072D8">
      <w:pPr>
        <w:pStyle w:val="NoSpacing"/>
        <w:jc w:val="both"/>
        <w:rPr>
          <w:ins w:id="128" w:author="Papu Bhattacharya" w:date="2019-07-01T13:59:00Z"/>
          <w:rFonts w:ascii="Times New Roman" w:hAnsi="Times New Roman" w:cs="Times New Roman"/>
          <w:sz w:val="21"/>
          <w:szCs w:val="21"/>
        </w:rPr>
      </w:pPr>
      <w:r>
        <w:rPr>
          <w:rFonts w:ascii="Times New Roman" w:hAnsi="Times New Roman" w:cs="Times New Roman"/>
          <w:sz w:val="21"/>
          <w:szCs w:val="21"/>
        </w:rPr>
        <w:t xml:space="preserve">The SYNECTIKS </w:t>
      </w:r>
      <w:ins w:id="129" w:author="Papu Bhattacharya" w:date="2019-07-01T13:50:00Z">
        <w:r w:rsidR="001B37FC">
          <w:rPr>
            <w:rFonts w:ascii="Times New Roman" w:hAnsi="Times New Roman" w:cs="Times New Roman"/>
            <w:sz w:val="21"/>
            <w:szCs w:val="21"/>
          </w:rPr>
          <w:t>Autom</w:t>
        </w:r>
      </w:ins>
      <w:ins w:id="130" w:author="Papu Bhattacharya" w:date="2019-07-01T13:51:00Z">
        <w:r w:rsidR="001B37FC">
          <w:rPr>
            <w:rFonts w:ascii="Times New Roman" w:hAnsi="Times New Roman" w:cs="Times New Roman"/>
            <w:sz w:val="21"/>
            <w:szCs w:val="21"/>
          </w:rPr>
          <w:t>ation</w:t>
        </w:r>
      </w:ins>
      <w:del w:id="131" w:author="Papu Bhattacharya" w:date="2019-07-01T13:50:00Z">
        <w:r w:rsidDel="001B37FC">
          <w:rPr>
            <w:rFonts w:ascii="Times New Roman" w:hAnsi="Times New Roman" w:cs="Times New Roman"/>
            <w:sz w:val="21"/>
            <w:szCs w:val="21"/>
          </w:rPr>
          <w:delText>Cloud Migration</w:delText>
        </w:r>
      </w:del>
      <w:r w:rsidR="00442FFE">
        <w:rPr>
          <w:rFonts w:ascii="Times New Roman" w:hAnsi="Times New Roman" w:cs="Times New Roman"/>
          <w:sz w:val="21"/>
          <w:szCs w:val="21"/>
        </w:rPr>
        <w:t xml:space="preserve"> </w:t>
      </w:r>
      <w:r>
        <w:rPr>
          <w:rFonts w:ascii="Times New Roman" w:hAnsi="Times New Roman" w:cs="Times New Roman"/>
          <w:sz w:val="21"/>
          <w:szCs w:val="21"/>
        </w:rPr>
        <w:t xml:space="preserve">Service provides companies with the services they need to </w:t>
      </w:r>
      <w:ins w:id="132" w:author="Papu Bhattacharya" w:date="2019-07-01T13:51:00Z">
        <w:r w:rsidR="001B37FC">
          <w:rPr>
            <w:rFonts w:ascii="Times New Roman" w:hAnsi="Times New Roman" w:cs="Times New Roman"/>
            <w:sz w:val="21"/>
            <w:szCs w:val="21"/>
          </w:rPr>
          <w:t xml:space="preserve">automate their business processes </w:t>
        </w:r>
      </w:ins>
      <w:ins w:id="133" w:author="Papu Bhattacharya" w:date="2019-07-01T13:53:00Z">
        <w:r w:rsidR="001B37FC">
          <w:rPr>
            <w:rFonts w:ascii="Times New Roman" w:hAnsi="Times New Roman" w:cs="Times New Roman"/>
            <w:sz w:val="21"/>
            <w:szCs w:val="21"/>
          </w:rPr>
          <w:t xml:space="preserve">and get value of their data as business insights so that they can take </w:t>
        </w:r>
      </w:ins>
      <w:ins w:id="134" w:author="Papu Bhattacharya" w:date="2019-07-01T13:55:00Z">
        <w:r w:rsidR="001B37FC">
          <w:rPr>
            <w:rFonts w:ascii="Times New Roman" w:hAnsi="Times New Roman" w:cs="Times New Roman"/>
            <w:sz w:val="21"/>
            <w:szCs w:val="21"/>
          </w:rPr>
          <w:t xml:space="preserve">appropriate business decisions. </w:t>
        </w:r>
      </w:ins>
      <w:del w:id="135" w:author="Papu Bhattacharya" w:date="2019-07-01T13:55:00Z">
        <w:r w:rsidDel="001B37FC">
          <w:rPr>
            <w:rFonts w:ascii="Times New Roman" w:hAnsi="Times New Roman" w:cs="Times New Roman"/>
            <w:sz w:val="21"/>
            <w:szCs w:val="21"/>
          </w:rPr>
          <w:delText>migrate Applications and their associated Data, or Workloads, to the Cloud. SYNECTIKS will provide services to assess, validate, plan the migration, provision the target environment and migrate the workloads to the cloud.</w:delText>
        </w:r>
      </w:del>
    </w:p>
    <w:p w14:paraId="5B3B248C" w14:textId="26C696DF" w:rsidR="001B37FC" w:rsidRDefault="001B37FC" w:rsidP="006072D8">
      <w:pPr>
        <w:pStyle w:val="NoSpacing"/>
        <w:jc w:val="both"/>
        <w:rPr>
          <w:ins w:id="136" w:author="Papu Bhattacharya" w:date="2019-07-01T13:59:00Z"/>
          <w:rFonts w:ascii="Times New Roman" w:hAnsi="Times New Roman" w:cs="Times New Roman"/>
          <w:sz w:val="21"/>
          <w:szCs w:val="21"/>
        </w:rPr>
      </w:pPr>
    </w:p>
    <w:p w14:paraId="4AA0FD48" w14:textId="14313861" w:rsidR="001B37FC" w:rsidRPr="006E1B57" w:rsidRDefault="0018075F" w:rsidP="001B37FC">
      <w:pPr>
        <w:pStyle w:val="Heading2"/>
        <w:numPr>
          <w:ilvl w:val="0"/>
          <w:numId w:val="11"/>
        </w:numPr>
        <w:rPr>
          <w:ins w:id="137" w:author="Papu Bhattacharya" w:date="2019-07-01T14:00:00Z"/>
          <w:smallCaps/>
          <w:sz w:val="32"/>
          <w:szCs w:val="32"/>
        </w:rPr>
        <w:pPrChange w:id="138" w:author="Papu Bhattacharya" w:date="2019-07-01T14:00:00Z">
          <w:pPr>
            <w:pStyle w:val="Heading2"/>
            <w:numPr>
              <w:numId w:val="46"/>
            </w:numPr>
            <w:ind w:left="720" w:hanging="360"/>
          </w:pPr>
        </w:pPrChange>
      </w:pPr>
      <w:bookmarkStart w:id="139" w:name="_Toc12912269"/>
      <w:ins w:id="140" w:author="Papu Bhattacharya" w:date="2019-07-01T14:00:00Z">
        <w:r>
          <w:rPr>
            <w:smallCaps/>
            <w:sz w:val="32"/>
            <w:szCs w:val="32"/>
          </w:rPr>
          <w:t>Solution Stack</w:t>
        </w:r>
        <w:bookmarkEnd w:id="139"/>
      </w:ins>
    </w:p>
    <w:p w14:paraId="2B96AC26" w14:textId="4E56FE0D" w:rsidR="001B37FC" w:rsidRDefault="001B37FC" w:rsidP="006072D8">
      <w:pPr>
        <w:pStyle w:val="NoSpacing"/>
        <w:jc w:val="both"/>
        <w:rPr>
          <w:ins w:id="141" w:author="Papu Bhattacharya" w:date="2019-07-01T13:59:00Z"/>
          <w:rFonts w:ascii="Times New Roman" w:hAnsi="Times New Roman" w:cs="Times New Roman"/>
          <w:sz w:val="21"/>
          <w:szCs w:val="21"/>
        </w:rPr>
      </w:pPr>
    </w:p>
    <w:p w14:paraId="7A5D272A" w14:textId="36081760" w:rsidR="001B37FC" w:rsidRDefault="0018075F" w:rsidP="006072D8">
      <w:pPr>
        <w:pStyle w:val="NoSpacing"/>
        <w:jc w:val="both"/>
        <w:rPr>
          <w:ins w:id="142" w:author="Papu Bhattacharya" w:date="2019-07-01T20:46:00Z"/>
          <w:rFonts w:ascii="Times New Roman" w:hAnsi="Times New Roman" w:cs="Times New Roman"/>
          <w:sz w:val="21"/>
          <w:szCs w:val="21"/>
        </w:rPr>
      </w:pPr>
      <w:ins w:id="143" w:author="Papu Bhattacharya" w:date="2019-07-01T14:01:00Z">
        <w:r>
          <w:rPr>
            <w:rFonts w:ascii="Times New Roman" w:hAnsi="Times New Roman" w:cs="Times New Roman"/>
            <w:sz w:val="21"/>
            <w:szCs w:val="21"/>
          </w:rPr>
          <w:t xml:space="preserve">The solution </w:t>
        </w:r>
      </w:ins>
      <w:ins w:id="144" w:author="Papu Bhattacharya" w:date="2019-07-01T20:45:00Z">
        <w:r w:rsidR="00314C07">
          <w:rPr>
            <w:rFonts w:ascii="Times New Roman" w:hAnsi="Times New Roman" w:cs="Times New Roman"/>
            <w:sz w:val="21"/>
            <w:szCs w:val="21"/>
          </w:rPr>
          <w:t xml:space="preserve">stack for </w:t>
        </w:r>
      </w:ins>
      <w:ins w:id="145" w:author="Papu Bhattacharya" w:date="2019-07-01T20:46:00Z">
        <w:r w:rsidR="00314C07">
          <w:rPr>
            <w:rFonts w:ascii="Times New Roman" w:hAnsi="Times New Roman" w:cs="Times New Roman"/>
            <w:sz w:val="21"/>
            <w:szCs w:val="21"/>
          </w:rPr>
          <w:t>automation and analytics are as follows:</w:t>
        </w:r>
      </w:ins>
    </w:p>
    <w:p w14:paraId="6F75977D" w14:textId="4B82E06F" w:rsidR="00314C07" w:rsidRDefault="00314C07" w:rsidP="00C14F97">
      <w:pPr>
        <w:pStyle w:val="NoSpacing"/>
        <w:numPr>
          <w:ilvl w:val="0"/>
          <w:numId w:val="48"/>
        </w:numPr>
        <w:jc w:val="both"/>
        <w:rPr>
          <w:ins w:id="146" w:author="Papu Bhattacharya" w:date="2019-07-01T20:46:00Z"/>
          <w:rFonts w:ascii="Times New Roman" w:hAnsi="Times New Roman" w:cs="Times New Roman"/>
          <w:sz w:val="21"/>
          <w:szCs w:val="21"/>
        </w:rPr>
        <w:pPrChange w:id="147" w:author="Papu Bhattacharya" w:date="2019-07-01T22:24:00Z">
          <w:pPr>
            <w:pStyle w:val="NoSpacing"/>
            <w:jc w:val="both"/>
          </w:pPr>
        </w:pPrChange>
      </w:pPr>
      <w:ins w:id="148" w:author="Papu Bhattacharya" w:date="2019-07-01T20:46:00Z">
        <w:r>
          <w:rPr>
            <w:rFonts w:ascii="Times New Roman" w:hAnsi="Times New Roman" w:cs="Times New Roman"/>
            <w:sz w:val="21"/>
            <w:szCs w:val="21"/>
          </w:rPr>
          <w:t>Apache NIFI – Used for Data flows and validations</w:t>
        </w:r>
      </w:ins>
    </w:p>
    <w:p w14:paraId="76E8E647" w14:textId="1A8FB362" w:rsidR="00314C07" w:rsidRDefault="00314C07" w:rsidP="00C14F97">
      <w:pPr>
        <w:pStyle w:val="NoSpacing"/>
        <w:numPr>
          <w:ilvl w:val="0"/>
          <w:numId w:val="48"/>
        </w:numPr>
        <w:jc w:val="both"/>
        <w:rPr>
          <w:ins w:id="149" w:author="Papu Bhattacharya" w:date="2019-07-01T20:47:00Z"/>
          <w:rFonts w:ascii="Times New Roman" w:hAnsi="Times New Roman" w:cs="Times New Roman"/>
          <w:sz w:val="21"/>
          <w:szCs w:val="21"/>
        </w:rPr>
        <w:pPrChange w:id="150" w:author="Papu Bhattacharya" w:date="2019-07-01T22:24:00Z">
          <w:pPr>
            <w:pStyle w:val="NoSpacing"/>
            <w:jc w:val="both"/>
          </w:pPr>
        </w:pPrChange>
      </w:pPr>
      <w:proofErr w:type="spellStart"/>
      <w:ins w:id="151" w:author="Papu Bhattacharya" w:date="2019-07-01T20:47:00Z">
        <w:r>
          <w:rPr>
            <w:rFonts w:ascii="Times New Roman" w:hAnsi="Times New Roman" w:cs="Times New Roman"/>
            <w:sz w:val="21"/>
            <w:szCs w:val="21"/>
          </w:rPr>
          <w:t>Influxdb</w:t>
        </w:r>
        <w:proofErr w:type="spellEnd"/>
        <w:r>
          <w:rPr>
            <w:rFonts w:ascii="Times New Roman" w:hAnsi="Times New Roman" w:cs="Times New Roman"/>
            <w:sz w:val="21"/>
            <w:szCs w:val="21"/>
          </w:rPr>
          <w:t xml:space="preserve"> – Stores Realtime data</w:t>
        </w:r>
      </w:ins>
    </w:p>
    <w:p w14:paraId="15E18115" w14:textId="17562F91" w:rsidR="00B61277" w:rsidRDefault="00B61277" w:rsidP="00C14F97">
      <w:pPr>
        <w:pStyle w:val="NoSpacing"/>
        <w:numPr>
          <w:ilvl w:val="0"/>
          <w:numId w:val="48"/>
        </w:numPr>
        <w:jc w:val="both"/>
        <w:rPr>
          <w:ins w:id="152" w:author="Papu Bhattacharya" w:date="2019-07-01T20:48:00Z"/>
          <w:rFonts w:ascii="Times New Roman" w:hAnsi="Times New Roman" w:cs="Times New Roman"/>
          <w:sz w:val="21"/>
          <w:szCs w:val="21"/>
        </w:rPr>
        <w:pPrChange w:id="153" w:author="Papu Bhattacharya" w:date="2019-07-01T22:24:00Z">
          <w:pPr>
            <w:pStyle w:val="NoSpacing"/>
            <w:jc w:val="both"/>
          </w:pPr>
        </w:pPrChange>
      </w:pPr>
      <w:proofErr w:type="spellStart"/>
      <w:ins w:id="154" w:author="Papu Bhattacharya" w:date="2019-07-01T20:47:00Z">
        <w:r>
          <w:rPr>
            <w:rFonts w:ascii="Times New Roman" w:hAnsi="Times New Roman" w:cs="Times New Roman"/>
            <w:sz w:val="21"/>
            <w:szCs w:val="21"/>
          </w:rPr>
          <w:t>Postgresql</w:t>
        </w:r>
        <w:proofErr w:type="spellEnd"/>
        <w:r>
          <w:rPr>
            <w:rFonts w:ascii="Times New Roman" w:hAnsi="Times New Roman" w:cs="Times New Roman"/>
            <w:sz w:val="21"/>
            <w:szCs w:val="21"/>
          </w:rPr>
          <w:t xml:space="preserve"> database – Stores the business data </w:t>
        </w:r>
      </w:ins>
      <w:ins w:id="155" w:author="Papu Bhattacharya" w:date="2019-07-01T20:48:00Z">
        <w:r>
          <w:rPr>
            <w:rFonts w:ascii="Times New Roman" w:hAnsi="Times New Roman" w:cs="Times New Roman"/>
            <w:sz w:val="21"/>
            <w:szCs w:val="21"/>
          </w:rPr>
          <w:t>for OLAP analysis</w:t>
        </w:r>
      </w:ins>
    </w:p>
    <w:p w14:paraId="68171449" w14:textId="034ACA8C" w:rsidR="00B61277" w:rsidRDefault="00B61277" w:rsidP="00C14F97">
      <w:pPr>
        <w:pStyle w:val="NoSpacing"/>
        <w:numPr>
          <w:ilvl w:val="0"/>
          <w:numId w:val="48"/>
        </w:numPr>
        <w:jc w:val="both"/>
        <w:rPr>
          <w:ins w:id="156" w:author="Papu Bhattacharya" w:date="2019-07-01T13:56:00Z"/>
          <w:rFonts w:ascii="Times New Roman" w:hAnsi="Times New Roman" w:cs="Times New Roman"/>
          <w:sz w:val="21"/>
          <w:szCs w:val="21"/>
        </w:rPr>
        <w:pPrChange w:id="157" w:author="Papu Bhattacharya" w:date="2019-07-01T22:24:00Z">
          <w:pPr>
            <w:pStyle w:val="NoSpacing"/>
            <w:jc w:val="both"/>
          </w:pPr>
        </w:pPrChange>
      </w:pPr>
      <w:ins w:id="158" w:author="Papu Bhattacharya" w:date="2019-07-01T20:48:00Z">
        <w:r>
          <w:rPr>
            <w:rFonts w:ascii="Times New Roman" w:hAnsi="Times New Roman" w:cs="Times New Roman"/>
            <w:sz w:val="21"/>
            <w:szCs w:val="21"/>
          </w:rPr>
          <w:t xml:space="preserve">Realtime analytics and alerting platform from </w:t>
        </w:r>
        <w:proofErr w:type="spellStart"/>
        <w:r>
          <w:rPr>
            <w:rFonts w:ascii="Times New Roman" w:hAnsi="Times New Roman" w:cs="Times New Roman"/>
            <w:sz w:val="21"/>
            <w:szCs w:val="21"/>
          </w:rPr>
          <w:t>synectiks</w:t>
        </w:r>
      </w:ins>
      <w:proofErr w:type="spellEnd"/>
    </w:p>
    <w:p w14:paraId="2775ACF3" w14:textId="6878A0F2" w:rsidR="001B37FC" w:rsidRDefault="001B37FC" w:rsidP="006072D8">
      <w:pPr>
        <w:pStyle w:val="NoSpacing"/>
        <w:jc w:val="both"/>
        <w:rPr>
          <w:ins w:id="159" w:author="Papu Bhattacharya" w:date="2019-07-01T13:57:00Z"/>
          <w:rFonts w:ascii="Times New Roman" w:hAnsi="Times New Roman" w:cs="Times New Roman"/>
          <w:sz w:val="21"/>
          <w:szCs w:val="21"/>
        </w:rPr>
      </w:pPr>
      <w:bookmarkStart w:id="160" w:name="_GoBack"/>
      <w:bookmarkEnd w:id="160"/>
    </w:p>
    <w:p w14:paraId="76C3465E" w14:textId="6FF59B82" w:rsidR="001B37FC" w:rsidRDefault="001B37FC" w:rsidP="006072D8">
      <w:pPr>
        <w:pStyle w:val="NoSpacing"/>
        <w:jc w:val="both"/>
        <w:rPr>
          <w:rFonts w:ascii="Times New Roman" w:hAnsi="Times New Roman" w:cs="Times New Roman"/>
          <w:sz w:val="21"/>
          <w:szCs w:val="21"/>
        </w:rPr>
      </w:pPr>
      <w:ins w:id="161" w:author="Papu Bhattacharya" w:date="2019-07-01T13:57:00Z">
        <w:r>
          <w:rPr>
            <w:noProof/>
          </w:rPr>
          <w:lastRenderedPageBreak/>
          <w:drawing>
            <wp:inline distT="0" distB="0" distL="0" distR="0" wp14:anchorId="3C5BB380" wp14:editId="2201C0A2">
              <wp:extent cx="5943600" cy="2957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57195"/>
                      </a:xfrm>
                      <a:prstGeom prst="rect">
                        <a:avLst/>
                      </a:prstGeom>
                    </pic:spPr>
                  </pic:pic>
                </a:graphicData>
              </a:graphic>
            </wp:inline>
          </w:drawing>
        </w:r>
      </w:ins>
    </w:p>
    <w:p w14:paraId="6792E8C5" w14:textId="09F8C3E2" w:rsidR="00442FFE" w:rsidRDefault="00442FFE" w:rsidP="006072D8">
      <w:pPr>
        <w:pStyle w:val="NoSpacing"/>
        <w:jc w:val="both"/>
        <w:rPr>
          <w:rFonts w:ascii="Times New Roman" w:hAnsi="Times New Roman" w:cs="Times New Roman"/>
          <w:sz w:val="21"/>
          <w:szCs w:val="21"/>
        </w:rPr>
      </w:pPr>
    </w:p>
    <w:p w14:paraId="277F6150" w14:textId="3847C81D" w:rsidR="00442FFE" w:rsidRDefault="008D55ED" w:rsidP="00442FFE">
      <w:pPr>
        <w:pStyle w:val="NoSpacing"/>
        <w:jc w:val="center"/>
        <w:rPr>
          <w:rFonts w:ascii="Times New Roman" w:hAnsi="Times New Roman" w:cs="Times New Roman"/>
          <w:sz w:val="21"/>
          <w:szCs w:val="21"/>
        </w:rPr>
      </w:pPr>
      <w:del w:id="162" w:author="Papu Bhattacharya" w:date="2019-07-01T13:59:00Z">
        <w:r w:rsidDel="001B37FC">
          <w:rPr>
            <w:noProof/>
          </w:rPr>
          <w:drawing>
            <wp:inline distT="0" distB="0" distL="0" distR="0" wp14:anchorId="79A39CC2" wp14:editId="34D4E264">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1550" cy="1114425"/>
                      </a:xfrm>
                      <a:prstGeom prst="rect">
                        <a:avLst/>
                      </a:prstGeom>
                    </pic:spPr>
                  </pic:pic>
                </a:graphicData>
              </a:graphic>
            </wp:inline>
          </w:drawing>
        </w:r>
      </w:del>
    </w:p>
    <w:p w14:paraId="491F5E09" w14:textId="5C54DAB8" w:rsidR="00446EEC" w:rsidRDefault="00446EEC" w:rsidP="00446EEC">
      <w:pPr>
        <w:pStyle w:val="NoSpacing"/>
        <w:rPr>
          <w:ins w:id="163" w:author="Papu Bhattacharya" w:date="2019-07-01T20:53:00Z"/>
          <w:rFonts w:ascii="Times New Roman" w:hAnsi="Times New Roman" w:cs="Times New Roman"/>
          <w:sz w:val="21"/>
          <w:szCs w:val="21"/>
        </w:rPr>
      </w:pPr>
    </w:p>
    <w:p w14:paraId="3E57AF78" w14:textId="0AAE9D71" w:rsidR="00B918FA" w:rsidRDefault="00B918FA" w:rsidP="00446EEC">
      <w:pPr>
        <w:pStyle w:val="NoSpacing"/>
        <w:rPr>
          <w:ins w:id="164" w:author="Papu Bhattacharya" w:date="2019-07-01T20:53:00Z"/>
          <w:rFonts w:ascii="Times New Roman" w:hAnsi="Times New Roman" w:cs="Times New Roman"/>
          <w:sz w:val="21"/>
          <w:szCs w:val="21"/>
        </w:rPr>
      </w:pPr>
      <w:ins w:id="165" w:author="Papu Bhattacharya" w:date="2019-07-01T20:53:00Z">
        <w:r>
          <w:rPr>
            <w:rFonts w:ascii="Times New Roman" w:hAnsi="Times New Roman" w:cs="Times New Roman"/>
            <w:sz w:val="21"/>
            <w:szCs w:val="21"/>
          </w:rPr>
          <w:t>Key technical consideration –</w:t>
        </w:r>
      </w:ins>
    </w:p>
    <w:p w14:paraId="4D597D49" w14:textId="67DAB052" w:rsidR="00B918FA" w:rsidRDefault="00B918FA" w:rsidP="00446EEC">
      <w:pPr>
        <w:pStyle w:val="NoSpacing"/>
        <w:rPr>
          <w:ins w:id="166" w:author="Papu Bhattacharya" w:date="2019-07-01T20:53:00Z"/>
          <w:rFonts w:ascii="Times New Roman" w:hAnsi="Times New Roman" w:cs="Times New Roman"/>
          <w:sz w:val="21"/>
          <w:szCs w:val="21"/>
        </w:rPr>
      </w:pPr>
    </w:p>
    <w:p w14:paraId="4BAB2370" w14:textId="0C88FF29" w:rsidR="00B918FA" w:rsidRDefault="00332798" w:rsidP="005A719C">
      <w:pPr>
        <w:pStyle w:val="NoSpacing"/>
        <w:numPr>
          <w:ilvl w:val="0"/>
          <w:numId w:val="47"/>
        </w:numPr>
        <w:rPr>
          <w:ins w:id="167" w:author="Papu Bhattacharya" w:date="2019-07-01T21:25:00Z"/>
          <w:rFonts w:ascii="Times New Roman" w:hAnsi="Times New Roman" w:cs="Times New Roman"/>
          <w:sz w:val="21"/>
          <w:szCs w:val="21"/>
        </w:rPr>
        <w:pPrChange w:id="168" w:author="Papu Bhattacharya" w:date="2019-07-01T22:15:00Z">
          <w:pPr>
            <w:pStyle w:val="NoSpacing"/>
          </w:pPr>
        </w:pPrChange>
      </w:pPr>
      <w:ins w:id="169" w:author="Papu Bhattacharya" w:date="2019-07-01T20:58:00Z">
        <w:r>
          <w:rPr>
            <w:rFonts w:ascii="Times New Roman" w:hAnsi="Times New Roman" w:cs="Times New Roman"/>
            <w:sz w:val="21"/>
            <w:szCs w:val="21"/>
          </w:rPr>
          <w:t>The input excel D</w:t>
        </w:r>
      </w:ins>
      <w:ins w:id="170" w:author="Papu Bhattacharya" w:date="2019-07-01T20:59:00Z">
        <w:r>
          <w:rPr>
            <w:rFonts w:ascii="Times New Roman" w:hAnsi="Times New Roman" w:cs="Times New Roman"/>
            <w:sz w:val="21"/>
            <w:szCs w:val="21"/>
          </w:rPr>
          <w:t xml:space="preserve">GR </w:t>
        </w:r>
      </w:ins>
      <w:ins w:id="171" w:author="Papu Bhattacharya" w:date="2019-07-01T20:58:00Z">
        <w:r>
          <w:rPr>
            <w:rFonts w:ascii="Times New Roman" w:hAnsi="Times New Roman" w:cs="Times New Roman"/>
            <w:sz w:val="21"/>
            <w:szCs w:val="21"/>
          </w:rPr>
          <w:t>file</w:t>
        </w:r>
      </w:ins>
      <w:ins w:id="172" w:author="Papu Bhattacharya" w:date="2019-07-01T20:59:00Z">
        <w:r>
          <w:rPr>
            <w:rFonts w:ascii="Times New Roman" w:hAnsi="Times New Roman" w:cs="Times New Roman"/>
            <w:sz w:val="21"/>
            <w:szCs w:val="21"/>
          </w:rPr>
          <w:t>s</w:t>
        </w:r>
      </w:ins>
      <w:ins w:id="173" w:author="Papu Bhattacharya" w:date="2019-07-01T21:24:00Z">
        <w:r w:rsidR="00A65AB1">
          <w:rPr>
            <w:rFonts w:ascii="Times New Roman" w:hAnsi="Times New Roman" w:cs="Times New Roman"/>
            <w:sz w:val="21"/>
            <w:szCs w:val="21"/>
          </w:rPr>
          <w:t xml:space="preserve"> will have only </w:t>
        </w:r>
      </w:ins>
      <w:ins w:id="174" w:author="Papu Bhattacharya" w:date="2019-07-01T21:25:00Z">
        <w:r w:rsidR="00A65AB1">
          <w:rPr>
            <w:rFonts w:ascii="Times New Roman" w:hAnsi="Times New Roman" w:cs="Times New Roman"/>
            <w:sz w:val="21"/>
            <w:szCs w:val="21"/>
          </w:rPr>
          <w:t xml:space="preserve">incremental </w:t>
        </w:r>
      </w:ins>
      <w:ins w:id="175" w:author="Papu Bhattacharya" w:date="2019-07-01T21:24:00Z">
        <w:r w:rsidR="00A65AB1">
          <w:rPr>
            <w:rFonts w:ascii="Times New Roman" w:hAnsi="Times New Roman" w:cs="Times New Roman"/>
            <w:sz w:val="21"/>
            <w:szCs w:val="21"/>
          </w:rPr>
          <w:t>records</w:t>
        </w:r>
      </w:ins>
      <w:ins w:id="176" w:author="Papu Bhattacharya" w:date="2019-07-01T21:25:00Z">
        <w:r w:rsidR="00A65AB1">
          <w:rPr>
            <w:rFonts w:ascii="Times New Roman" w:hAnsi="Times New Roman" w:cs="Times New Roman"/>
            <w:sz w:val="21"/>
            <w:szCs w:val="21"/>
          </w:rPr>
          <w:t xml:space="preserve">. </w:t>
        </w:r>
      </w:ins>
      <w:ins w:id="177" w:author="Papu Bhattacharya" w:date="2019-07-01T21:24:00Z">
        <w:r w:rsidR="00A65AB1">
          <w:rPr>
            <w:rFonts w:ascii="Times New Roman" w:hAnsi="Times New Roman" w:cs="Times New Roman"/>
            <w:sz w:val="21"/>
            <w:szCs w:val="21"/>
          </w:rPr>
          <w:t xml:space="preserve"> </w:t>
        </w:r>
      </w:ins>
      <w:ins w:id="178" w:author="Papu Bhattacharya" w:date="2019-07-01T20:58:00Z">
        <w:r>
          <w:rPr>
            <w:rFonts w:ascii="Times New Roman" w:hAnsi="Times New Roman" w:cs="Times New Roman"/>
            <w:sz w:val="21"/>
            <w:szCs w:val="21"/>
          </w:rPr>
          <w:t xml:space="preserve">  </w:t>
        </w:r>
      </w:ins>
    </w:p>
    <w:p w14:paraId="7EB19178" w14:textId="653B54B1" w:rsidR="00A65AB1" w:rsidRDefault="00A65AB1" w:rsidP="005A719C">
      <w:pPr>
        <w:pStyle w:val="NoSpacing"/>
        <w:numPr>
          <w:ilvl w:val="0"/>
          <w:numId w:val="47"/>
        </w:numPr>
        <w:rPr>
          <w:ins w:id="179" w:author="Papu Bhattacharya" w:date="2019-07-01T21:26:00Z"/>
          <w:rFonts w:ascii="Times New Roman" w:hAnsi="Times New Roman" w:cs="Times New Roman"/>
          <w:sz w:val="21"/>
          <w:szCs w:val="21"/>
        </w:rPr>
        <w:pPrChange w:id="180" w:author="Papu Bhattacharya" w:date="2019-07-01T22:15:00Z">
          <w:pPr>
            <w:pStyle w:val="NoSpacing"/>
          </w:pPr>
        </w:pPrChange>
      </w:pPr>
      <w:ins w:id="181" w:author="Papu Bhattacharya" w:date="2019-07-01T21:25:00Z">
        <w:r>
          <w:rPr>
            <w:rFonts w:ascii="Times New Roman" w:hAnsi="Times New Roman" w:cs="Times New Roman"/>
            <w:sz w:val="21"/>
            <w:szCs w:val="21"/>
          </w:rPr>
          <w:t xml:space="preserve">The system should be </w:t>
        </w:r>
      </w:ins>
      <w:ins w:id="182" w:author="Papu Bhattacharya" w:date="2019-07-01T21:26:00Z">
        <w:r>
          <w:rPr>
            <w:rFonts w:ascii="Times New Roman" w:hAnsi="Times New Roman" w:cs="Times New Roman"/>
            <w:sz w:val="21"/>
            <w:szCs w:val="21"/>
          </w:rPr>
          <w:t xml:space="preserve">capable of tracing any ingestion job </w:t>
        </w:r>
      </w:ins>
      <w:ins w:id="183" w:author="Papu Bhattacharya" w:date="2019-07-01T21:39:00Z">
        <w:r w:rsidR="00A919CE">
          <w:rPr>
            <w:rFonts w:ascii="Times New Roman" w:hAnsi="Times New Roman" w:cs="Times New Roman"/>
            <w:sz w:val="21"/>
            <w:szCs w:val="21"/>
          </w:rPr>
          <w:t>status (</w:t>
        </w:r>
      </w:ins>
      <w:ins w:id="184" w:author="Papu Bhattacharya" w:date="2019-07-01T21:26:00Z">
        <w:r>
          <w:rPr>
            <w:rFonts w:ascii="Times New Roman" w:hAnsi="Times New Roman" w:cs="Times New Roman"/>
            <w:sz w:val="21"/>
            <w:szCs w:val="21"/>
          </w:rPr>
          <w:t>success failure</w:t>
        </w:r>
      </w:ins>
      <w:ins w:id="185" w:author="Papu Bhattacharya" w:date="2019-07-01T21:39:00Z">
        <w:r w:rsidR="00A919CE">
          <w:rPr>
            <w:rFonts w:ascii="Times New Roman" w:hAnsi="Times New Roman" w:cs="Times New Roman"/>
            <w:sz w:val="21"/>
            <w:szCs w:val="21"/>
          </w:rPr>
          <w:t>)</w:t>
        </w:r>
      </w:ins>
      <w:ins w:id="186" w:author="Papu Bhattacharya" w:date="2019-07-01T21:26:00Z">
        <w:r>
          <w:rPr>
            <w:rFonts w:ascii="Times New Roman" w:hAnsi="Times New Roman" w:cs="Times New Roman"/>
            <w:sz w:val="21"/>
            <w:szCs w:val="21"/>
          </w:rPr>
          <w:t>.</w:t>
        </w:r>
      </w:ins>
    </w:p>
    <w:p w14:paraId="53945E6C" w14:textId="1868272B" w:rsidR="00A65AB1" w:rsidRDefault="00A65AB1" w:rsidP="005A719C">
      <w:pPr>
        <w:pStyle w:val="NoSpacing"/>
        <w:numPr>
          <w:ilvl w:val="0"/>
          <w:numId w:val="47"/>
        </w:numPr>
        <w:rPr>
          <w:rFonts w:ascii="Times New Roman" w:hAnsi="Times New Roman" w:cs="Times New Roman"/>
          <w:sz w:val="21"/>
          <w:szCs w:val="21"/>
        </w:rPr>
        <w:pPrChange w:id="187" w:author="Papu Bhattacharya" w:date="2019-07-01T22:15:00Z">
          <w:pPr>
            <w:pStyle w:val="NoSpacing"/>
          </w:pPr>
        </w:pPrChange>
      </w:pPr>
      <w:ins w:id="188" w:author="Papu Bhattacharya" w:date="2019-07-01T21:26:00Z">
        <w:r>
          <w:rPr>
            <w:rFonts w:ascii="Times New Roman" w:hAnsi="Times New Roman" w:cs="Times New Roman"/>
            <w:sz w:val="21"/>
            <w:szCs w:val="21"/>
          </w:rPr>
          <w:t>The system should be capable of sending notification when any job uplo</w:t>
        </w:r>
      </w:ins>
      <w:ins w:id="189" w:author="Papu Bhattacharya" w:date="2019-07-01T21:27:00Z">
        <w:r>
          <w:rPr>
            <w:rFonts w:ascii="Times New Roman" w:hAnsi="Times New Roman" w:cs="Times New Roman"/>
            <w:sz w:val="21"/>
            <w:szCs w:val="21"/>
          </w:rPr>
          <w:t>ad fails.</w:t>
        </w:r>
      </w:ins>
    </w:p>
    <w:p w14:paraId="5F95011E" w14:textId="5A488E04" w:rsidR="006072D8" w:rsidRPr="00CD60F1" w:rsidRDefault="00442FFE" w:rsidP="001B37FC">
      <w:pPr>
        <w:pStyle w:val="Heading2"/>
        <w:numPr>
          <w:ilvl w:val="0"/>
          <w:numId w:val="46"/>
        </w:numPr>
        <w:rPr>
          <w:smallCaps/>
          <w:sz w:val="32"/>
          <w:szCs w:val="32"/>
        </w:rPr>
      </w:pPr>
      <w:bookmarkStart w:id="190" w:name="_Toc12912270"/>
      <w:r>
        <w:rPr>
          <w:smallCaps/>
          <w:sz w:val="32"/>
          <w:szCs w:val="32"/>
        </w:rPr>
        <w:t>Scope of Work</w:t>
      </w:r>
      <w:bookmarkEnd w:id="190"/>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5567DCA8" w:rsidR="006072D8" w:rsidRDefault="00442FFE" w:rsidP="006072D8">
      <w:pPr>
        <w:pStyle w:val="NoSpacing"/>
        <w:jc w:val="both"/>
        <w:rPr>
          <w:rFonts w:ascii="Times New Roman" w:hAnsi="Times New Roman" w:cs="Times New Roman"/>
          <w:sz w:val="21"/>
          <w:szCs w:val="21"/>
        </w:rPr>
      </w:pPr>
      <w:r>
        <w:rPr>
          <w:rFonts w:ascii="Times New Roman" w:hAnsi="Times New Roman" w:cs="Times New Roman"/>
          <w:sz w:val="21"/>
          <w:szCs w:val="21"/>
        </w:rPr>
        <w:t>SYN</w:t>
      </w:r>
      <w:r w:rsidR="006747E7">
        <w:rPr>
          <w:rFonts w:ascii="Times New Roman" w:hAnsi="Times New Roman" w:cs="Times New Roman"/>
          <w:sz w:val="21"/>
          <w:szCs w:val="21"/>
        </w:rPr>
        <w:t>E</w:t>
      </w:r>
      <w:r>
        <w:rPr>
          <w:rFonts w:ascii="Times New Roman" w:hAnsi="Times New Roman" w:cs="Times New Roman"/>
          <w:sz w:val="21"/>
          <w:szCs w:val="21"/>
        </w:rPr>
        <w:t xml:space="preserve">CTIKS will provide its </w:t>
      </w:r>
      <w:ins w:id="191" w:author="Papu Bhattacharya" w:date="2019-07-01T14:25:00Z">
        <w:r w:rsidR="00113493">
          <w:rPr>
            <w:rFonts w:ascii="Times New Roman" w:hAnsi="Times New Roman" w:cs="Times New Roman"/>
            <w:sz w:val="21"/>
            <w:szCs w:val="21"/>
          </w:rPr>
          <w:t>automation and analytics</w:t>
        </w:r>
      </w:ins>
      <w:del w:id="192" w:author="Papu Bhattacharya" w:date="2019-07-01T14:25:00Z">
        <w:r w:rsidDel="00113493">
          <w:rPr>
            <w:rFonts w:ascii="Times New Roman" w:hAnsi="Times New Roman" w:cs="Times New Roman"/>
            <w:sz w:val="21"/>
            <w:szCs w:val="21"/>
          </w:rPr>
          <w:delText>cloud</w:delText>
        </w:r>
      </w:del>
      <w:r>
        <w:rPr>
          <w:rFonts w:ascii="Times New Roman" w:hAnsi="Times New Roman" w:cs="Times New Roman"/>
          <w:sz w:val="21"/>
          <w:szCs w:val="21"/>
        </w:rPr>
        <w:t xml:space="preserve"> services to the Customer. The SYNECTIKS </w:t>
      </w:r>
      <w:ins w:id="193" w:author="Papu Bhattacharya" w:date="2019-07-01T14:26:00Z">
        <w:r w:rsidR="00113493">
          <w:rPr>
            <w:rFonts w:ascii="Times New Roman" w:hAnsi="Times New Roman" w:cs="Times New Roman"/>
            <w:sz w:val="21"/>
            <w:szCs w:val="21"/>
          </w:rPr>
          <w:t>Process Automation</w:t>
        </w:r>
      </w:ins>
      <w:del w:id="194" w:author="Papu Bhattacharya" w:date="2019-07-01T14:26:00Z">
        <w:r w:rsidDel="00113493">
          <w:rPr>
            <w:rFonts w:ascii="Times New Roman" w:hAnsi="Times New Roman" w:cs="Times New Roman"/>
            <w:sz w:val="21"/>
            <w:szCs w:val="21"/>
          </w:rPr>
          <w:delText>Cloud Migration</w:delText>
        </w:r>
      </w:del>
      <w:r>
        <w:rPr>
          <w:rFonts w:ascii="Times New Roman" w:hAnsi="Times New Roman" w:cs="Times New Roman"/>
          <w:sz w:val="21"/>
          <w:szCs w:val="21"/>
        </w:rPr>
        <w:t xml:space="preserve"> Services will be executed based upon information provided by the Customer, including detailed information of the </w:t>
      </w:r>
      <w:ins w:id="195" w:author="Papu Bhattacharya" w:date="2019-07-01T14:26:00Z">
        <w:r w:rsidR="00113493">
          <w:rPr>
            <w:rFonts w:ascii="Times New Roman" w:hAnsi="Times New Roman" w:cs="Times New Roman"/>
            <w:sz w:val="21"/>
            <w:szCs w:val="21"/>
          </w:rPr>
          <w:t xml:space="preserve">business processes automation and business </w:t>
        </w:r>
      </w:ins>
      <w:ins w:id="196" w:author="Papu Bhattacharya" w:date="2019-07-01T14:27:00Z">
        <w:r w:rsidR="00113493">
          <w:rPr>
            <w:rFonts w:ascii="Times New Roman" w:hAnsi="Times New Roman" w:cs="Times New Roman"/>
            <w:sz w:val="21"/>
            <w:szCs w:val="21"/>
          </w:rPr>
          <w:t>process insights</w:t>
        </w:r>
      </w:ins>
      <w:del w:id="197" w:author="Papu Bhattacharya" w:date="2019-07-01T14:26:00Z">
        <w:r w:rsidDel="00113493">
          <w:rPr>
            <w:rFonts w:ascii="Times New Roman" w:hAnsi="Times New Roman" w:cs="Times New Roman"/>
            <w:sz w:val="21"/>
            <w:szCs w:val="21"/>
          </w:rPr>
          <w:delText>workloads to be migrated</w:delText>
        </w:r>
      </w:del>
      <w:r>
        <w:rPr>
          <w:rFonts w:ascii="Times New Roman" w:hAnsi="Times New Roman" w:cs="Times New Roman"/>
          <w:sz w:val="21"/>
          <w:szCs w:val="21"/>
        </w:rPr>
        <w:t xml:space="preserve">. SYNECTIKS will rely on the information provided by the Customer and the </w:t>
      </w:r>
      <w:ins w:id="198" w:author="Papu Bhattacharya" w:date="2019-07-01T14:27:00Z">
        <w:r w:rsidR="00113493">
          <w:rPr>
            <w:rFonts w:ascii="Times New Roman" w:hAnsi="Times New Roman" w:cs="Times New Roman"/>
            <w:sz w:val="21"/>
            <w:szCs w:val="21"/>
          </w:rPr>
          <w:t xml:space="preserve">automation schedule </w:t>
        </w:r>
      </w:ins>
      <w:del w:id="199" w:author="Papu Bhattacharya" w:date="2019-07-01T14:27:00Z">
        <w:r w:rsidDel="00113493">
          <w:rPr>
            <w:rFonts w:ascii="Times New Roman" w:hAnsi="Times New Roman" w:cs="Times New Roman"/>
            <w:sz w:val="21"/>
            <w:szCs w:val="21"/>
          </w:rPr>
          <w:delText xml:space="preserve">migration </w:delText>
        </w:r>
      </w:del>
      <w:r>
        <w:rPr>
          <w:rFonts w:ascii="Times New Roman" w:hAnsi="Times New Roman" w:cs="Times New Roman"/>
          <w:sz w:val="21"/>
          <w:szCs w:val="21"/>
        </w:rPr>
        <w:t xml:space="preserve">may be </w:t>
      </w:r>
      <w:ins w:id="200" w:author="Papu Bhattacharya" w:date="2019-07-01T21:25:00Z">
        <w:r w:rsidR="00A65AB1">
          <w:rPr>
            <w:rFonts w:ascii="Times New Roman" w:hAnsi="Times New Roman" w:cs="Times New Roman"/>
            <w:sz w:val="21"/>
            <w:szCs w:val="21"/>
          </w:rPr>
          <w:t>affected</w:t>
        </w:r>
      </w:ins>
      <w:del w:id="201" w:author="Papu Bhattacharya" w:date="2019-07-01T14:28:00Z">
        <w:r w:rsidDel="00113493">
          <w:rPr>
            <w:rFonts w:ascii="Times New Roman" w:hAnsi="Times New Roman" w:cs="Times New Roman"/>
            <w:sz w:val="21"/>
            <w:szCs w:val="21"/>
          </w:rPr>
          <w:delText>d</w:delText>
        </w:r>
      </w:del>
      <w:del w:id="202" w:author="Papu Bhattacharya" w:date="2019-07-01T14:27:00Z">
        <w:r w:rsidDel="00113493">
          <w:rPr>
            <w:rFonts w:ascii="Times New Roman" w:hAnsi="Times New Roman" w:cs="Times New Roman"/>
            <w:sz w:val="21"/>
            <w:szCs w:val="21"/>
          </w:rPr>
          <w:delText>elayed</w:delText>
        </w:r>
      </w:del>
      <w:r>
        <w:rPr>
          <w:rFonts w:ascii="Times New Roman" w:hAnsi="Times New Roman" w:cs="Times New Roman"/>
          <w:sz w:val="21"/>
          <w:szCs w:val="21"/>
        </w:rPr>
        <w:t xml:space="preserve"> if information is incomplete, inaccurate or out of date.</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7FF581D3" w:rsidR="00442FFE" w:rsidRDefault="00246F53" w:rsidP="006072D8">
      <w:pPr>
        <w:pStyle w:val="NoSpacing"/>
        <w:jc w:val="both"/>
        <w:rPr>
          <w:rFonts w:ascii="Times New Roman" w:hAnsi="Times New Roman" w:cs="Times New Roman"/>
          <w:sz w:val="21"/>
          <w:szCs w:val="21"/>
        </w:rPr>
      </w:pPr>
      <w:ins w:id="203" w:author="Papu Bhattacharya" w:date="2019-07-01T14:36:00Z">
        <w:r>
          <w:rPr>
            <w:rFonts w:ascii="Times New Roman" w:hAnsi="Times New Roman" w:cs="Times New Roman"/>
            <w:sz w:val="21"/>
            <w:szCs w:val="21"/>
          </w:rPr>
          <w:t>Process Automation</w:t>
        </w:r>
      </w:ins>
      <w:del w:id="204" w:author="Papu Bhattacharya" w:date="2019-07-01T14:36:00Z">
        <w:r w:rsidR="00442FFE" w:rsidDel="00246F53">
          <w:rPr>
            <w:rFonts w:ascii="Times New Roman" w:hAnsi="Times New Roman" w:cs="Times New Roman"/>
            <w:sz w:val="21"/>
            <w:szCs w:val="21"/>
          </w:rPr>
          <w:delText>Cloud Migration</w:delText>
        </w:r>
      </w:del>
      <w:r w:rsidR="00442FFE">
        <w:rPr>
          <w:rFonts w:ascii="Times New Roman" w:hAnsi="Times New Roman" w:cs="Times New Roman"/>
          <w:sz w:val="21"/>
          <w:szCs w:val="21"/>
        </w:rPr>
        <w:t xml:space="preserve"> Services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32555183" w:rsidR="00442FFE" w:rsidRDefault="00442FFE"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w:t>
      </w:r>
      <w:ins w:id="205" w:author="Papu Bhattacharya" w:date="2019-07-01T14:36:00Z">
        <w:r w:rsidR="00246F53">
          <w:rPr>
            <w:rFonts w:ascii="Times New Roman" w:hAnsi="Times New Roman" w:cs="Times New Roman"/>
            <w:sz w:val="21"/>
            <w:szCs w:val="21"/>
          </w:rPr>
          <w:t xml:space="preserve">the data processing </w:t>
        </w:r>
      </w:ins>
      <w:ins w:id="206" w:author="Papu Bhattacharya" w:date="2019-07-01T14:37:00Z">
        <w:r w:rsidR="00246F53">
          <w:rPr>
            <w:rFonts w:ascii="Times New Roman" w:hAnsi="Times New Roman" w:cs="Times New Roman"/>
            <w:sz w:val="21"/>
            <w:szCs w:val="21"/>
          </w:rPr>
          <w:t xml:space="preserve">requirement </w:t>
        </w:r>
      </w:ins>
      <w:del w:id="207" w:author="Papu Bhattacharya" w:date="2019-07-01T14:36:00Z">
        <w:r w:rsidDel="00246F53">
          <w:rPr>
            <w:rFonts w:ascii="Times New Roman" w:hAnsi="Times New Roman" w:cs="Times New Roman"/>
            <w:sz w:val="21"/>
            <w:szCs w:val="21"/>
          </w:rPr>
          <w:delText>the specific Workloads to be migrated</w:delText>
        </w:r>
      </w:del>
    </w:p>
    <w:p w14:paraId="5C79732C" w14:textId="2FE34A30" w:rsidR="00442FFE" w:rsidRDefault="00442FFE" w:rsidP="001B37FC">
      <w:pPr>
        <w:pStyle w:val="NoSpacing"/>
        <w:numPr>
          <w:ilvl w:val="1"/>
          <w:numId w:val="46"/>
        </w:numPr>
        <w:jc w:val="both"/>
        <w:rPr>
          <w:ins w:id="208" w:author="Papu Bhattacharya" w:date="2019-07-01T14:38:00Z"/>
          <w:rFonts w:ascii="Times New Roman" w:hAnsi="Times New Roman" w:cs="Times New Roman"/>
          <w:sz w:val="21"/>
          <w:szCs w:val="21"/>
        </w:rPr>
      </w:pPr>
      <w:r>
        <w:rPr>
          <w:rFonts w:ascii="Times New Roman" w:hAnsi="Times New Roman" w:cs="Times New Roman"/>
          <w:sz w:val="21"/>
          <w:szCs w:val="21"/>
        </w:rPr>
        <w:t xml:space="preserve">Validate </w:t>
      </w:r>
      <w:ins w:id="209" w:author="Papu Bhattacharya" w:date="2019-07-01T14:38:00Z">
        <w:r w:rsidR="00246F53">
          <w:rPr>
            <w:rFonts w:ascii="Times New Roman" w:hAnsi="Times New Roman" w:cs="Times New Roman"/>
            <w:sz w:val="21"/>
            <w:szCs w:val="21"/>
          </w:rPr>
          <w:t xml:space="preserve">a business insight </w:t>
        </w:r>
      </w:ins>
      <w:del w:id="210" w:author="Papu Bhattacharya" w:date="2019-07-01T14:38:00Z">
        <w:r w:rsidDel="00246F53">
          <w:rPr>
            <w:rFonts w:ascii="Times New Roman" w:hAnsi="Times New Roman" w:cs="Times New Roman"/>
            <w:sz w:val="21"/>
            <w:szCs w:val="21"/>
          </w:rPr>
          <w:delText>a migration and cutover strategy</w:delText>
        </w:r>
      </w:del>
      <w:ins w:id="211" w:author="Papu Bhattacharya" w:date="2019-07-01T14:38:00Z">
        <w:r w:rsidR="00246F53">
          <w:rPr>
            <w:rFonts w:ascii="Times New Roman" w:hAnsi="Times New Roman" w:cs="Times New Roman"/>
            <w:sz w:val="21"/>
            <w:szCs w:val="21"/>
          </w:rPr>
          <w:t>requirement</w:t>
        </w:r>
      </w:ins>
      <w:r>
        <w:rPr>
          <w:rFonts w:ascii="Times New Roman" w:hAnsi="Times New Roman" w:cs="Times New Roman"/>
          <w:sz w:val="21"/>
          <w:szCs w:val="21"/>
        </w:rPr>
        <w:t xml:space="preserve"> in conjunction with Customer</w:t>
      </w:r>
    </w:p>
    <w:p w14:paraId="2F4B7DFB" w14:textId="23D7E0F3" w:rsidR="00A16CFE" w:rsidRDefault="00A16CFE" w:rsidP="001B37FC">
      <w:pPr>
        <w:pStyle w:val="NoSpacing"/>
        <w:numPr>
          <w:ilvl w:val="1"/>
          <w:numId w:val="46"/>
        </w:numPr>
        <w:jc w:val="both"/>
        <w:rPr>
          <w:ins w:id="212" w:author="Papu Bhattacharya" w:date="2019-07-01T14:47:00Z"/>
          <w:rFonts w:ascii="Times New Roman" w:hAnsi="Times New Roman" w:cs="Times New Roman"/>
          <w:sz w:val="21"/>
          <w:szCs w:val="21"/>
        </w:rPr>
      </w:pPr>
      <w:ins w:id="213" w:author="Papu Bhattacharya" w:date="2019-07-01T14:45:00Z">
        <w:r>
          <w:rPr>
            <w:rFonts w:ascii="Times New Roman" w:hAnsi="Times New Roman" w:cs="Times New Roman"/>
            <w:sz w:val="21"/>
            <w:szCs w:val="21"/>
          </w:rPr>
          <w:t xml:space="preserve">Deploy </w:t>
        </w:r>
      </w:ins>
      <w:ins w:id="214" w:author="Papu Bhattacharya" w:date="2019-07-01T14:46:00Z">
        <w:r w:rsidR="001F2F08">
          <w:rPr>
            <w:rFonts w:ascii="Times New Roman" w:hAnsi="Times New Roman" w:cs="Times New Roman"/>
            <w:sz w:val="21"/>
            <w:szCs w:val="21"/>
          </w:rPr>
          <w:t>the complete solution stack in Azure Cloud platform</w:t>
        </w:r>
      </w:ins>
    </w:p>
    <w:p w14:paraId="2893E2C7" w14:textId="77777777" w:rsidR="001F2F08" w:rsidRDefault="001F2F08" w:rsidP="001F2F08">
      <w:pPr>
        <w:pStyle w:val="NoSpacing"/>
        <w:numPr>
          <w:ilvl w:val="1"/>
          <w:numId w:val="46"/>
        </w:numPr>
        <w:jc w:val="both"/>
        <w:rPr>
          <w:ins w:id="215" w:author="Papu Bhattacharya" w:date="2019-07-01T14:48:00Z"/>
          <w:rFonts w:ascii="Times New Roman" w:hAnsi="Times New Roman" w:cs="Times New Roman"/>
          <w:sz w:val="21"/>
          <w:szCs w:val="21"/>
        </w:rPr>
      </w:pPr>
      <w:ins w:id="216" w:author="Papu Bhattacharya" w:date="2019-07-01T14:48:00Z">
        <w:r>
          <w:rPr>
            <w:rFonts w:ascii="Times New Roman" w:hAnsi="Times New Roman" w:cs="Times New Roman"/>
            <w:sz w:val="21"/>
            <w:szCs w:val="21"/>
          </w:rPr>
          <w:t xml:space="preserve">Implement automation workflows </w:t>
        </w:r>
      </w:ins>
    </w:p>
    <w:p w14:paraId="2BDD7F2E" w14:textId="7AB1FF78" w:rsidR="001F2F08" w:rsidRDefault="001F2F08" w:rsidP="001B37FC">
      <w:pPr>
        <w:pStyle w:val="NoSpacing"/>
        <w:numPr>
          <w:ilvl w:val="1"/>
          <w:numId w:val="46"/>
        </w:numPr>
        <w:jc w:val="both"/>
        <w:rPr>
          <w:rFonts w:ascii="Times New Roman" w:hAnsi="Times New Roman" w:cs="Times New Roman"/>
          <w:sz w:val="21"/>
          <w:szCs w:val="21"/>
        </w:rPr>
      </w:pPr>
      <w:ins w:id="217" w:author="Papu Bhattacharya" w:date="2019-07-01T14:48:00Z">
        <w:r>
          <w:rPr>
            <w:rFonts w:ascii="Times New Roman" w:hAnsi="Times New Roman" w:cs="Times New Roman"/>
            <w:sz w:val="21"/>
            <w:szCs w:val="21"/>
          </w:rPr>
          <w:t xml:space="preserve">Implement the business analytics as mentioned in specification </w:t>
        </w:r>
      </w:ins>
    </w:p>
    <w:p w14:paraId="3AC2059C" w14:textId="0FA43EFF" w:rsidR="00442FFE" w:rsidDel="001F2F08" w:rsidRDefault="00442FFE" w:rsidP="001B37FC">
      <w:pPr>
        <w:pStyle w:val="NoSpacing"/>
        <w:numPr>
          <w:ilvl w:val="1"/>
          <w:numId w:val="46"/>
        </w:numPr>
        <w:jc w:val="both"/>
        <w:rPr>
          <w:del w:id="218" w:author="Papu Bhattacharya" w:date="2019-07-01T14:49:00Z"/>
          <w:rFonts w:ascii="Times New Roman" w:hAnsi="Times New Roman" w:cs="Times New Roman"/>
          <w:sz w:val="21"/>
          <w:szCs w:val="21"/>
        </w:rPr>
      </w:pPr>
      <w:del w:id="219" w:author="Papu Bhattacharya" w:date="2019-07-01T14:49:00Z">
        <w:r w:rsidDel="001F2F08">
          <w:rPr>
            <w:rFonts w:ascii="Times New Roman" w:hAnsi="Times New Roman" w:cs="Times New Roman"/>
            <w:sz w:val="21"/>
            <w:szCs w:val="21"/>
          </w:rPr>
          <w:delText>Provision the associated aws environment</w:delText>
        </w:r>
      </w:del>
    </w:p>
    <w:p w14:paraId="1A85FE1D" w14:textId="57DE7082" w:rsidR="00442FFE" w:rsidDel="001F2F08" w:rsidRDefault="00442FFE" w:rsidP="001B37FC">
      <w:pPr>
        <w:pStyle w:val="NoSpacing"/>
        <w:numPr>
          <w:ilvl w:val="1"/>
          <w:numId w:val="46"/>
        </w:numPr>
        <w:jc w:val="both"/>
        <w:rPr>
          <w:del w:id="220" w:author="Papu Bhattacharya" w:date="2019-07-01T14:49:00Z"/>
          <w:rFonts w:ascii="Times New Roman" w:hAnsi="Times New Roman" w:cs="Times New Roman"/>
          <w:sz w:val="21"/>
          <w:szCs w:val="21"/>
        </w:rPr>
      </w:pPr>
      <w:del w:id="221" w:author="Papu Bhattacharya" w:date="2019-07-01T14:49:00Z">
        <w:r w:rsidDel="001F2F08">
          <w:rPr>
            <w:rFonts w:ascii="Times New Roman" w:hAnsi="Times New Roman" w:cs="Times New Roman"/>
            <w:sz w:val="21"/>
            <w:szCs w:val="21"/>
          </w:rPr>
          <w:delText>Migrate identified workloads</w:delText>
        </w:r>
      </w:del>
    </w:p>
    <w:p w14:paraId="68E521BC" w14:textId="467B68EC" w:rsidR="00442FFE" w:rsidRDefault="00442FFE"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 xml:space="preserve">with final </w:t>
      </w:r>
      <w:ins w:id="222" w:author="Papu Bhattacharya" w:date="2019-07-01T14:49:00Z">
        <w:r w:rsidR="001F2F08">
          <w:rPr>
            <w:rFonts w:ascii="Times New Roman" w:hAnsi="Times New Roman" w:cs="Times New Roman"/>
            <w:sz w:val="21"/>
            <w:szCs w:val="21"/>
          </w:rPr>
          <w:t xml:space="preserve">transition </w:t>
        </w:r>
      </w:ins>
      <w:del w:id="223" w:author="Papu Bhattacharya" w:date="2019-07-01T14:49:00Z">
        <w:r w:rsidR="0054185B" w:rsidDel="001F2F08">
          <w:rPr>
            <w:rFonts w:ascii="Times New Roman" w:hAnsi="Times New Roman" w:cs="Times New Roman"/>
            <w:sz w:val="21"/>
            <w:szCs w:val="21"/>
          </w:rPr>
          <w:delText>cutover of the workloads</w:delText>
        </w:r>
      </w:del>
    </w:p>
    <w:p w14:paraId="45B9D728" w14:textId="4EF50FAC" w:rsidR="0054185B" w:rsidRPr="00442FFE" w:rsidRDefault="0054185B"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Review 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1C4512EF"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6D82C54F" w14:textId="30BCFE42" w:rsidR="0054185B" w:rsidRPr="00446EEC" w:rsidRDefault="0054185B" w:rsidP="00840C0D">
      <w:pPr>
        <w:pStyle w:val="NoSpacing"/>
        <w:rPr>
          <w:rFonts w:ascii="Times New Roman" w:hAnsi="Times New Roman" w:cs="Times New Roman"/>
          <w:sz w:val="14"/>
          <w:szCs w:val="14"/>
        </w:rPr>
      </w:pPr>
    </w:p>
    <w:p w14:paraId="1DD6E9D1" w14:textId="7371B8DC" w:rsidR="00FD65E1" w:rsidRDefault="00FD65E1" w:rsidP="0054185B">
      <w:pPr>
        <w:pStyle w:val="NoSpacing"/>
        <w:jc w:val="both"/>
        <w:rPr>
          <w:ins w:id="224" w:author="Papu Bhattacharya" w:date="2019-07-01T15:13:00Z"/>
          <w:rFonts w:ascii="Times New Roman" w:hAnsi="Times New Roman" w:cs="Times New Roman"/>
          <w:b/>
          <w:sz w:val="21"/>
          <w:szCs w:val="21"/>
        </w:rPr>
      </w:pPr>
      <w:ins w:id="225" w:author="Papu Bhattacharya" w:date="2019-07-01T15:16:00Z">
        <w:r>
          <w:rPr>
            <w:rFonts w:ascii="Times New Roman" w:hAnsi="Times New Roman" w:cs="Times New Roman"/>
            <w:b/>
            <w:sz w:val="21"/>
            <w:szCs w:val="21"/>
          </w:rPr>
          <w:t xml:space="preserve">Automate the data ingestion </w:t>
        </w:r>
      </w:ins>
      <w:ins w:id="226" w:author="Papu Bhattacharya" w:date="2019-07-01T15:17:00Z">
        <w:r>
          <w:rPr>
            <w:rFonts w:ascii="Times New Roman" w:hAnsi="Times New Roman" w:cs="Times New Roman"/>
            <w:b/>
            <w:sz w:val="21"/>
            <w:szCs w:val="21"/>
          </w:rPr>
          <w:t xml:space="preserve">process of </w:t>
        </w:r>
      </w:ins>
      <w:ins w:id="227" w:author="Papu Bhattacharya" w:date="2019-07-01T15:18:00Z">
        <w:r>
          <w:rPr>
            <w:rFonts w:ascii="Times New Roman" w:hAnsi="Times New Roman" w:cs="Times New Roman"/>
            <w:b/>
            <w:sz w:val="21"/>
            <w:szCs w:val="21"/>
          </w:rPr>
          <w:t xml:space="preserve">4 </w:t>
        </w:r>
      </w:ins>
      <w:ins w:id="228" w:author="Papu Bhattacharya" w:date="2019-07-01T15:17:00Z">
        <w:r>
          <w:rPr>
            <w:rFonts w:ascii="Times New Roman" w:hAnsi="Times New Roman" w:cs="Times New Roman"/>
            <w:b/>
            <w:sz w:val="21"/>
            <w:szCs w:val="21"/>
          </w:rPr>
          <w:t>different sites and consolidate the data in database and thereby</w:t>
        </w:r>
      </w:ins>
      <w:ins w:id="229" w:author="Papu Bhattacharya" w:date="2019-07-01T15:18:00Z">
        <w:r>
          <w:rPr>
            <w:rFonts w:ascii="Times New Roman" w:hAnsi="Times New Roman" w:cs="Times New Roman"/>
            <w:b/>
            <w:sz w:val="21"/>
            <w:szCs w:val="21"/>
          </w:rPr>
          <w:t xml:space="preserve"> </w:t>
        </w:r>
      </w:ins>
      <w:ins w:id="230" w:author="Papu Bhattacharya" w:date="2019-07-01T15:28:00Z">
        <w:r w:rsidR="00522C79">
          <w:rPr>
            <w:rFonts w:ascii="Times New Roman" w:hAnsi="Times New Roman" w:cs="Times New Roman"/>
            <w:b/>
            <w:sz w:val="21"/>
            <w:szCs w:val="21"/>
          </w:rPr>
          <w:t>create analytics</w:t>
        </w:r>
      </w:ins>
      <w:ins w:id="231" w:author="Papu Bhattacharya" w:date="2019-07-01T15:18:00Z">
        <w:r>
          <w:rPr>
            <w:rFonts w:ascii="Times New Roman" w:hAnsi="Times New Roman" w:cs="Times New Roman"/>
            <w:b/>
            <w:sz w:val="21"/>
            <w:szCs w:val="21"/>
          </w:rPr>
          <w:t xml:space="preserve"> reports </w:t>
        </w:r>
      </w:ins>
      <w:ins w:id="232" w:author="Papu Bhattacharya" w:date="2019-07-01T15:19:00Z">
        <w:r>
          <w:rPr>
            <w:rFonts w:ascii="Times New Roman" w:hAnsi="Times New Roman" w:cs="Times New Roman"/>
            <w:b/>
            <w:sz w:val="21"/>
            <w:szCs w:val="21"/>
          </w:rPr>
          <w:t xml:space="preserve">pertaining to key </w:t>
        </w:r>
        <w:proofErr w:type="spellStart"/>
        <w:r>
          <w:rPr>
            <w:rFonts w:ascii="Times New Roman" w:hAnsi="Times New Roman" w:cs="Times New Roman"/>
            <w:b/>
            <w:sz w:val="21"/>
            <w:szCs w:val="21"/>
          </w:rPr>
          <w:t>sla’s</w:t>
        </w:r>
        <w:proofErr w:type="spellEnd"/>
        <w:r>
          <w:rPr>
            <w:rFonts w:ascii="Times New Roman" w:hAnsi="Times New Roman" w:cs="Times New Roman"/>
            <w:b/>
            <w:sz w:val="21"/>
            <w:szCs w:val="21"/>
          </w:rPr>
          <w:t xml:space="preserve"> of daily </w:t>
        </w:r>
      </w:ins>
      <w:ins w:id="233" w:author="Papu Bhattacharya" w:date="2019-07-01T15:22:00Z">
        <w:r>
          <w:rPr>
            <w:rFonts w:ascii="Times New Roman" w:hAnsi="Times New Roman" w:cs="Times New Roman"/>
            <w:b/>
            <w:sz w:val="21"/>
            <w:szCs w:val="21"/>
          </w:rPr>
          <w:t>generation process</w:t>
        </w:r>
      </w:ins>
      <w:ins w:id="234" w:author="Papu Bhattacharya" w:date="2019-07-01T15:21:00Z">
        <w:r>
          <w:rPr>
            <w:rFonts w:ascii="Times New Roman" w:hAnsi="Times New Roman" w:cs="Times New Roman"/>
            <w:b/>
            <w:sz w:val="21"/>
            <w:szCs w:val="21"/>
          </w:rPr>
          <w:t xml:space="preserve"> and its corresponding KPA’s.</w:t>
        </w:r>
      </w:ins>
    </w:p>
    <w:p w14:paraId="5D72EF6F" w14:textId="3EF99260" w:rsidR="0054185B" w:rsidRPr="0054185B" w:rsidDel="00FD65E1" w:rsidRDefault="0054185B" w:rsidP="0054185B">
      <w:pPr>
        <w:pStyle w:val="NoSpacing"/>
        <w:jc w:val="both"/>
        <w:rPr>
          <w:del w:id="235" w:author="Papu Bhattacharya" w:date="2019-07-01T15:22:00Z"/>
          <w:rFonts w:ascii="Times New Roman" w:hAnsi="Times New Roman" w:cs="Times New Roman"/>
          <w:b/>
          <w:sz w:val="21"/>
          <w:szCs w:val="21"/>
        </w:rPr>
      </w:pPr>
      <w:del w:id="236" w:author="Papu Bhattacharya" w:date="2019-07-01T15:22:00Z">
        <w:r w:rsidDel="00FD65E1">
          <w:rPr>
            <w:rFonts w:ascii="Times New Roman" w:hAnsi="Times New Roman" w:cs="Times New Roman"/>
            <w:b/>
            <w:sz w:val="21"/>
            <w:szCs w:val="21"/>
          </w:rPr>
          <w:delText>Migrate and optimize existing nine (9) virtual machines to aws cloud to reduce operations, setup, and cost. The migration will primarily involve MS-SQL Servers, two (2) AD Domain Controllers, few Desktops, one (1) File Server, one (1) Terminal Server, one (1) Web Server and probably one (1) Application Server</w:delText>
        </w:r>
      </w:del>
    </w:p>
    <w:p w14:paraId="2059D13E" w14:textId="77777777" w:rsidR="0054185B" w:rsidRPr="0054185B" w:rsidRDefault="0054185B" w:rsidP="00840C0D">
      <w:pPr>
        <w:pStyle w:val="NoSpacing"/>
        <w:rPr>
          <w:rFonts w:ascii="Times New Roman" w:hAnsi="Times New Roman" w:cs="Times New Roman"/>
          <w:sz w:val="21"/>
          <w:szCs w:val="21"/>
        </w:rPr>
      </w:pPr>
    </w:p>
    <w:p w14:paraId="49959CF4" w14:textId="0634DD72" w:rsidR="006072D8" w:rsidRPr="00CD60F1" w:rsidRDefault="0054185B" w:rsidP="001B37FC">
      <w:pPr>
        <w:pStyle w:val="Heading2"/>
        <w:numPr>
          <w:ilvl w:val="0"/>
          <w:numId w:val="46"/>
        </w:numPr>
        <w:rPr>
          <w:smallCaps/>
          <w:sz w:val="32"/>
          <w:szCs w:val="32"/>
        </w:rPr>
      </w:pPr>
      <w:bookmarkStart w:id="237" w:name="_Toc12912271"/>
      <w:r>
        <w:rPr>
          <w:smallCaps/>
          <w:sz w:val="32"/>
          <w:szCs w:val="32"/>
        </w:rPr>
        <w:t>Project Management &amp; Deliverables</w:t>
      </w:r>
      <w:bookmarkEnd w:id="237"/>
    </w:p>
    <w:p w14:paraId="0BB31C8D" w14:textId="77777777" w:rsidR="006072D8" w:rsidRPr="00FF7D5D" w:rsidRDefault="006072D8" w:rsidP="006072D8">
      <w:pPr>
        <w:pStyle w:val="NoSpacing"/>
        <w:jc w:val="both"/>
        <w:rPr>
          <w:rFonts w:ascii="Times New Roman" w:hAnsi="Times New Roman" w:cs="Times New Roman"/>
          <w:b/>
          <w:smallCaps/>
          <w:sz w:val="14"/>
          <w:szCs w:val="14"/>
        </w:rPr>
      </w:pPr>
    </w:p>
    <w:p w14:paraId="715B13E1" w14:textId="0C61FD8F"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lastRenderedPageBreak/>
        <w:t xml:space="preserve">A SYNECTIKS Project Manager will schedule, coordinate and assist SYNECTIKS personnel assigned to the </w:t>
      </w:r>
      <w:ins w:id="238" w:author="Papu Bhattacharya" w:date="2019-07-01T15:22:00Z">
        <w:r w:rsidR="00FD65E1">
          <w:rPr>
            <w:rFonts w:ascii="Times New Roman" w:hAnsi="Times New Roman" w:cs="Times New Roman"/>
            <w:sz w:val="21"/>
            <w:szCs w:val="21"/>
          </w:rPr>
          <w:t>Process Automation</w:t>
        </w:r>
      </w:ins>
      <w:del w:id="239" w:author="Papu Bhattacharya" w:date="2019-07-01T15:22:00Z">
        <w:r w:rsidDel="00FD65E1">
          <w:rPr>
            <w:rFonts w:ascii="Times New Roman" w:hAnsi="Times New Roman" w:cs="Times New Roman"/>
            <w:sz w:val="21"/>
            <w:szCs w:val="21"/>
          </w:rPr>
          <w:delText>Cloud Migration</w:delText>
        </w:r>
      </w:del>
      <w:r>
        <w:rPr>
          <w:rFonts w:ascii="Times New Roman" w:hAnsi="Times New Roman" w:cs="Times New Roman"/>
          <w:sz w:val="21"/>
          <w:szCs w:val="21"/>
        </w:rPr>
        <w:t xml:space="preserve">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0812701" w14:textId="05C24129" w:rsidR="007F1931" w:rsidRPr="00446EEC" w:rsidRDefault="007F1931" w:rsidP="006072D8">
      <w:pPr>
        <w:pStyle w:val="NoSpacing"/>
        <w:jc w:val="both"/>
        <w:rPr>
          <w:rFonts w:ascii="Times New Roman" w:hAnsi="Times New Roman" w:cs="Times New Roman"/>
          <w:sz w:val="14"/>
          <w:szCs w:val="14"/>
        </w:rPr>
      </w:pPr>
    </w:p>
    <w:p w14:paraId="084A75AC" w14:textId="2CB2409F" w:rsidR="007F1931" w:rsidRDefault="007F1931"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following tasks will be performed as part of the </w:t>
      </w:r>
      <w:ins w:id="240" w:author="Papu Bhattacharya" w:date="2019-07-01T15:23:00Z">
        <w:r w:rsidR="00FD65E1">
          <w:rPr>
            <w:rFonts w:ascii="Times New Roman" w:hAnsi="Times New Roman" w:cs="Times New Roman"/>
            <w:sz w:val="21"/>
            <w:szCs w:val="21"/>
          </w:rPr>
          <w:t>Process Automation</w:t>
        </w:r>
      </w:ins>
      <w:del w:id="241" w:author="Papu Bhattacharya" w:date="2019-07-01T15:23:00Z">
        <w:r w:rsidDel="00FD65E1">
          <w:rPr>
            <w:rFonts w:ascii="Times New Roman" w:hAnsi="Times New Roman" w:cs="Times New Roman"/>
            <w:sz w:val="21"/>
            <w:szCs w:val="21"/>
          </w:rPr>
          <w:delText>Cloud Migration</w:delText>
        </w:r>
      </w:del>
      <w:r>
        <w:rPr>
          <w:rFonts w:ascii="Times New Roman" w:hAnsi="Times New Roman" w:cs="Times New Roman"/>
          <w:sz w:val="21"/>
          <w:szCs w:val="21"/>
        </w:rPr>
        <w:t xml:space="preserve"> Services.</w:t>
      </w:r>
    </w:p>
    <w:p w14:paraId="7F54FA3D" w14:textId="7A1100B3" w:rsidR="007F1931" w:rsidRPr="00446EEC" w:rsidRDefault="007F1931" w:rsidP="006072D8">
      <w:pPr>
        <w:pStyle w:val="NoSpacing"/>
        <w:jc w:val="both"/>
        <w:rPr>
          <w:rFonts w:ascii="Times New Roman" w:hAnsi="Times New Roman" w:cs="Times New Roman"/>
          <w:sz w:val="14"/>
          <w:szCs w:val="14"/>
        </w:rPr>
      </w:pPr>
    </w:p>
    <w:p w14:paraId="7954CDAF" w14:textId="5FDB81C8" w:rsidR="007F1931" w:rsidRPr="00FC3DBD" w:rsidRDefault="007F1931" w:rsidP="006072D8">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030ECD65" w14:textId="69EA5935" w:rsidR="007F1931" w:rsidRDefault="007F1931" w:rsidP="006072D8">
      <w:pPr>
        <w:pStyle w:val="NoSpacing"/>
        <w:jc w:val="both"/>
        <w:rPr>
          <w:rFonts w:ascii="Times New Roman" w:hAnsi="Times New Roman" w:cs="Times New Roman"/>
          <w:sz w:val="21"/>
          <w:szCs w:val="21"/>
        </w:rPr>
      </w:pPr>
    </w:p>
    <w:p w14:paraId="7B1D5217" w14:textId="642329A6"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4C0B173" w14:textId="63CBA93D" w:rsidR="007F1931" w:rsidRDefault="007F1931" w:rsidP="001B37FC">
      <w:pPr>
        <w:pStyle w:val="NoSpacing"/>
        <w:numPr>
          <w:ilvl w:val="2"/>
          <w:numId w:val="46"/>
        </w:numPr>
        <w:jc w:val="both"/>
        <w:rPr>
          <w:rFonts w:ascii="Times New Roman" w:hAnsi="Times New Roman" w:cs="Times New Roman"/>
          <w:sz w:val="21"/>
          <w:szCs w:val="21"/>
        </w:rPr>
      </w:pPr>
      <w:r>
        <w:rPr>
          <w:rFonts w:ascii="Times New Roman" w:hAnsi="Times New Roman" w:cs="Times New Roman"/>
          <w:sz w:val="21"/>
          <w:szCs w:val="21"/>
        </w:rPr>
        <w:t>Review requisite documentation required for the Cloud Migration</w:t>
      </w:r>
    </w:p>
    <w:p w14:paraId="172865C6" w14:textId="74D5833B" w:rsidR="007F1931" w:rsidRDefault="007F1931" w:rsidP="001B37FC">
      <w:pPr>
        <w:pStyle w:val="NoSpacing"/>
        <w:numPr>
          <w:ilvl w:val="2"/>
          <w:numId w:val="46"/>
        </w:numPr>
        <w:jc w:val="both"/>
        <w:rPr>
          <w:rFonts w:ascii="Times New Roman" w:hAnsi="Times New Roman" w:cs="Times New Roman"/>
          <w:sz w:val="21"/>
          <w:szCs w:val="21"/>
        </w:rPr>
      </w:pPr>
      <w:r>
        <w:rPr>
          <w:rFonts w:ascii="Times New Roman" w:hAnsi="Times New Roman" w:cs="Times New Roman"/>
          <w:sz w:val="21"/>
          <w:szCs w:val="21"/>
        </w:rPr>
        <w:t>Discuss objectives, and level of engagement required by various Customer business owners, IT staff and SYNECTIKS personnel</w:t>
      </w:r>
    </w:p>
    <w:p w14:paraId="2EE3239C" w14:textId="7748B170"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ACC18BD" w14:textId="485960EF"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27E89D3F" w14:textId="57E5847C"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55AE1CFA" w14:textId="1691C7E8"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15A2713C" w14:textId="719FFC54" w:rsidR="007F1931" w:rsidRDefault="007F1931" w:rsidP="001B37FC">
      <w:pPr>
        <w:pStyle w:val="NoSpacing"/>
        <w:numPr>
          <w:ilvl w:val="1"/>
          <w:numId w:val="46"/>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5E6D24F7" w14:textId="4C5AA733" w:rsidR="007F1931" w:rsidRPr="00446EEC" w:rsidRDefault="007F1931" w:rsidP="006072D8">
      <w:pPr>
        <w:pStyle w:val="NoSpacing"/>
        <w:jc w:val="both"/>
        <w:rPr>
          <w:rFonts w:ascii="Times New Roman" w:hAnsi="Times New Roman" w:cs="Times New Roman"/>
          <w:sz w:val="14"/>
          <w:szCs w:val="14"/>
        </w:rPr>
      </w:pPr>
    </w:p>
    <w:p w14:paraId="4CCD37C1" w14:textId="1C13CD38" w:rsidR="007F1931" w:rsidRDefault="00522C79" w:rsidP="006072D8">
      <w:pPr>
        <w:pStyle w:val="NoSpacing"/>
        <w:jc w:val="both"/>
        <w:rPr>
          <w:rFonts w:ascii="Times New Roman" w:hAnsi="Times New Roman" w:cs="Times New Roman"/>
          <w:b/>
          <w:sz w:val="21"/>
          <w:szCs w:val="21"/>
        </w:rPr>
      </w:pPr>
      <w:ins w:id="242" w:author="Papu Bhattacharya" w:date="2019-07-01T15:26:00Z">
        <w:r>
          <w:rPr>
            <w:rFonts w:ascii="Times New Roman Bold" w:hAnsi="Times New Roman Bold" w:cs="Times New Roman"/>
            <w:b/>
            <w:smallCaps/>
            <w:sz w:val="21"/>
            <w:szCs w:val="21"/>
          </w:rPr>
          <w:t>Automation</w:t>
        </w:r>
      </w:ins>
      <w:del w:id="243" w:author="Papu Bhattacharya" w:date="2019-07-01T15:26:00Z">
        <w:r w:rsidR="007F1931" w:rsidRPr="00FC3DBD" w:rsidDel="00522C79">
          <w:rPr>
            <w:rFonts w:ascii="Times New Roman Bold" w:hAnsi="Times New Roman Bold" w:cs="Times New Roman"/>
            <w:b/>
            <w:smallCaps/>
            <w:sz w:val="21"/>
            <w:szCs w:val="21"/>
          </w:rPr>
          <w:delText>Migration</w:delText>
        </w:r>
      </w:del>
      <w:r w:rsidR="007F1931" w:rsidRPr="00FC3DBD">
        <w:rPr>
          <w:rFonts w:ascii="Times New Roman Bold" w:hAnsi="Times New Roman Bold" w:cs="Times New Roman"/>
          <w:b/>
          <w:smallCaps/>
          <w:sz w:val="21"/>
          <w:szCs w:val="21"/>
        </w:rPr>
        <w:t xml:space="preserve"> </w:t>
      </w:r>
      <w:r w:rsidR="000A0154" w:rsidRPr="00FC3DBD">
        <w:rPr>
          <w:rFonts w:ascii="Times New Roman Bold" w:hAnsi="Times New Roman Bold" w:cs="Times New Roman"/>
          <w:b/>
          <w:smallCaps/>
          <w:sz w:val="21"/>
          <w:szCs w:val="21"/>
        </w:rPr>
        <w:t>Road Map &amp; Outcomes</w:t>
      </w:r>
    </w:p>
    <w:p w14:paraId="56493FD5" w14:textId="77777777" w:rsidR="000A0154" w:rsidRPr="00446EEC" w:rsidRDefault="000A0154" w:rsidP="000A0154">
      <w:pPr>
        <w:pStyle w:val="NoSpacing"/>
        <w:jc w:val="both"/>
        <w:rPr>
          <w:rFonts w:ascii="Times New Roman" w:hAnsi="Times New Roman" w:cs="Times New Roman"/>
          <w:sz w:val="14"/>
          <w:szCs w:val="14"/>
        </w:rPr>
      </w:pPr>
    </w:p>
    <w:p w14:paraId="259546E0" w14:textId="1E98E684" w:rsidR="007F1931" w:rsidRPr="000D77BF" w:rsidRDefault="00293539" w:rsidP="007F1931">
      <w:pPr>
        <w:pStyle w:val="NoSpacing"/>
        <w:numPr>
          <w:ilvl w:val="0"/>
          <w:numId w:val="34"/>
        </w:numPr>
        <w:jc w:val="both"/>
        <w:rPr>
          <w:rFonts w:ascii="Times New Roman" w:hAnsi="Times New Roman" w:cs="Times New Roman"/>
          <w:b/>
          <w:sz w:val="21"/>
          <w:szCs w:val="21"/>
        </w:rPr>
      </w:pPr>
      <w:r w:rsidRPr="000D77BF">
        <w:rPr>
          <w:rFonts w:ascii="Times New Roman" w:hAnsi="Times New Roman" w:cs="Times New Roman"/>
          <w:b/>
          <w:smallCaps/>
          <w:sz w:val="21"/>
          <w:szCs w:val="21"/>
        </w:rPr>
        <w:t>P</w:t>
      </w:r>
      <w:r w:rsidR="00CB5620" w:rsidRPr="000D77BF">
        <w:rPr>
          <w:rFonts w:ascii="Times New Roman" w:hAnsi="Times New Roman" w:cs="Times New Roman"/>
          <w:b/>
          <w:smallCaps/>
          <w:sz w:val="21"/>
          <w:szCs w:val="21"/>
        </w:rPr>
        <w:t>hase</w:t>
      </w:r>
      <w:r w:rsidR="003D7AAD" w:rsidRPr="000D77BF">
        <w:rPr>
          <w:rFonts w:ascii="Times New Roman" w:hAnsi="Times New Roman" w:cs="Times New Roman"/>
          <w:b/>
          <w:sz w:val="21"/>
          <w:szCs w:val="21"/>
        </w:rPr>
        <w:t xml:space="preserve"> 1: </w:t>
      </w:r>
      <w:ins w:id="244" w:author="Papu Bhattacharya" w:date="2019-07-01T20:27:00Z">
        <w:r w:rsidR="000B3D7B">
          <w:rPr>
            <w:rFonts w:ascii="Times New Roman" w:hAnsi="Times New Roman" w:cs="Times New Roman"/>
            <w:b/>
            <w:sz w:val="21"/>
            <w:szCs w:val="21"/>
          </w:rPr>
          <w:t>Requirement Gathering</w:t>
        </w:r>
      </w:ins>
      <w:del w:id="245" w:author="Papu Bhattacharya" w:date="2019-07-01T20:27:00Z">
        <w:r w:rsidR="000A0154" w:rsidRPr="000D77BF" w:rsidDel="000B3D7B">
          <w:rPr>
            <w:rFonts w:ascii="Times New Roman" w:hAnsi="Times New Roman" w:cs="Times New Roman"/>
            <w:b/>
            <w:sz w:val="21"/>
            <w:szCs w:val="21"/>
          </w:rPr>
          <w:delText xml:space="preserve">Assessment &amp; </w:delText>
        </w:r>
        <w:r w:rsidR="00744EE2" w:rsidRPr="000D77BF" w:rsidDel="000B3D7B">
          <w:rPr>
            <w:rFonts w:ascii="Times New Roman" w:hAnsi="Times New Roman" w:cs="Times New Roman"/>
            <w:b/>
            <w:sz w:val="21"/>
            <w:szCs w:val="21"/>
          </w:rPr>
          <w:delText>Discovery</w:delText>
        </w:r>
      </w:del>
      <w:r w:rsidR="000A0154" w:rsidRPr="000D77BF">
        <w:rPr>
          <w:rFonts w:ascii="Times New Roman" w:hAnsi="Times New Roman" w:cs="Times New Roman"/>
          <w:b/>
          <w:sz w:val="21"/>
          <w:szCs w:val="21"/>
        </w:rPr>
        <w:t xml:space="preserve"> – 1</w:t>
      </w:r>
      <w:del w:id="246" w:author="Papu Bhattacharya" w:date="2019-07-01T15:31:00Z">
        <w:r w:rsidRPr="000D77BF" w:rsidDel="00522C79">
          <w:rPr>
            <w:rFonts w:ascii="Times New Roman" w:hAnsi="Times New Roman" w:cs="Times New Roman"/>
            <w:b/>
            <w:sz w:val="21"/>
            <w:szCs w:val="21"/>
          </w:rPr>
          <w:delText>-2</w:delText>
        </w:r>
        <w:r w:rsidR="000A0154" w:rsidRPr="000D77BF" w:rsidDel="00522C79">
          <w:rPr>
            <w:rFonts w:ascii="Times New Roman" w:hAnsi="Times New Roman" w:cs="Times New Roman"/>
            <w:b/>
            <w:sz w:val="21"/>
            <w:szCs w:val="21"/>
          </w:rPr>
          <w:delText xml:space="preserve"> </w:delText>
        </w:r>
      </w:del>
      <w:r w:rsidR="000A0154" w:rsidRPr="000D77BF">
        <w:rPr>
          <w:rFonts w:ascii="Times New Roman" w:hAnsi="Times New Roman" w:cs="Times New Roman"/>
          <w:b/>
          <w:sz w:val="21"/>
          <w:szCs w:val="21"/>
        </w:rPr>
        <w:t>Week</w:t>
      </w:r>
      <w:del w:id="247" w:author="Papu Bhattacharya" w:date="2019-07-01T15:33:00Z">
        <w:r w:rsidRPr="000D77BF" w:rsidDel="009D3123">
          <w:rPr>
            <w:rFonts w:ascii="Times New Roman" w:hAnsi="Times New Roman" w:cs="Times New Roman"/>
            <w:b/>
            <w:sz w:val="21"/>
            <w:szCs w:val="21"/>
          </w:rPr>
          <w:delText>s</w:delText>
        </w:r>
      </w:del>
    </w:p>
    <w:p w14:paraId="3B3D1722" w14:textId="51B76BF7" w:rsidR="00522C79" w:rsidRDefault="00522C79" w:rsidP="000A0154">
      <w:pPr>
        <w:pStyle w:val="NoSpacing"/>
        <w:numPr>
          <w:ilvl w:val="1"/>
          <w:numId w:val="34"/>
        </w:numPr>
        <w:jc w:val="both"/>
        <w:rPr>
          <w:ins w:id="248" w:author="Papu Bhattacharya" w:date="2019-07-01T15:31:00Z"/>
          <w:rFonts w:ascii="Times New Roman" w:hAnsi="Times New Roman" w:cs="Times New Roman"/>
          <w:sz w:val="21"/>
          <w:szCs w:val="21"/>
        </w:rPr>
      </w:pPr>
      <w:ins w:id="249" w:author="Papu Bhattacharya" w:date="2019-07-01T15:31:00Z">
        <w:r>
          <w:rPr>
            <w:rFonts w:ascii="Times New Roman" w:hAnsi="Times New Roman" w:cs="Times New Roman"/>
            <w:sz w:val="21"/>
            <w:szCs w:val="21"/>
          </w:rPr>
          <w:t xml:space="preserve">Understand each of KPA </w:t>
        </w:r>
      </w:ins>
      <w:ins w:id="250" w:author="Papu Bhattacharya" w:date="2019-07-01T15:32:00Z">
        <w:r>
          <w:rPr>
            <w:rFonts w:ascii="Times New Roman" w:hAnsi="Times New Roman" w:cs="Times New Roman"/>
            <w:sz w:val="21"/>
            <w:szCs w:val="21"/>
          </w:rPr>
          <w:t xml:space="preserve">metrics </w:t>
        </w:r>
      </w:ins>
      <w:ins w:id="251" w:author="Papu Bhattacharya" w:date="2019-07-01T15:31:00Z">
        <w:r>
          <w:rPr>
            <w:rFonts w:ascii="Times New Roman" w:hAnsi="Times New Roman" w:cs="Times New Roman"/>
            <w:sz w:val="21"/>
            <w:szCs w:val="21"/>
          </w:rPr>
          <w:t xml:space="preserve">details with </w:t>
        </w:r>
      </w:ins>
      <w:proofErr w:type="spellStart"/>
      <w:ins w:id="252" w:author="Papu Bhattacharya" w:date="2019-07-01T15:33:00Z">
        <w:r>
          <w:rPr>
            <w:rFonts w:ascii="Times New Roman" w:hAnsi="Times New Roman" w:cs="Times New Roman"/>
            <w:sz w:val="21"/>
            <w:szCs w:val="21"/>
          </w:rPr>
          <w:t>ecoren</w:t>
        </w:r>
        <w:proofErr w:type="spellEnd"/>
        <w:r>
          <w:rPr>
            <w:rFonts w:ascii="Times New Roman" w:hAnsi="Times New Roman" w:cs="Times New Roman"/>
            <w:sz w:val="21"/>
            <w:szCs w:val="21"/>
          </w:rPr>
          <w:t xml:space="preserve"> team and document their evaluation process</w:t>
        </w:r>
        <w:r w:rsidR="009D3123">
          <w:rPr>
            <w:rFonts w:ascii="Times New Roman" w:hAnsi="Times New Roman" w:cs="Times New Roman"/>
            <w:sz w:val="21"/>
            <w:szCs w:val="21"/>
          </w:rPr>
          <w:t>.</w:t>
        </w:r>
      </w:ins>
    </w:p>
    <w:p w14:paraId="04F78C02" w14:textId="4D4DC2F5" w:rsidR="000A0154" w:rsidRDefault="00522C79" w:rsidP="000A0154">
      <w:pPr>
        <w:pStyle w:val="NoSpacing"/>
        <w:numPr>
          <w:ilvl w:val="1"/>
          <w:numId w:val="34"/>
        </w:numPr>
        <w:jc w:val="both"/>
        <w:rPr>
          <w:rFonts w:ascii="Times New Roman" w:hAnsi="Times New Roman" w:cs="Times New Roman"/>
          <w:sz w:val="21"/>
          <w:szCs w:val="21"/>
        </w:rPr>
      </w:pPr>
      <w:ins w:id="253" w:author="Papu Bhattacharya" w:date="2019-07-01T15:30:00Z">
        <w:r>
          <w:rPr>
            <w:rFonts w:ascii="Times New Roman" w:hAnsi="Times New Roman" w:cs="Times New Roman"/>
            <w:sz w:val="21"/>
            <w:szCs w:val="21"/>
          </w:rPr>
          <w:t>Write d</w:t>
        </w:r>
      </w:ins>
      <w:del w:id="254" w:author="Papu Bhattacharya" w:date="2019-07-01T15:30:00Z">
        <w:r w:rsidR="000A0154" w:rsidDel="00522C79">
          <w:rPr>
            <w:rFonts w:ascii="Times New Roman" w:hAnsi="Times New Roman" w:cs="Times New Roman"/>
            <w:sz w:val="21"/>
            <w:szCs w:val="21"/>
          </w:rPr>
          <w:delText>D</w:delText>
        </w:r>
      </w:del>
      <w:r w:rsidR="000A0154">
        <w:rPr>
          <w:rFonts w:ascii="Times New Roman" w:hAnsi="Times New Roman" w:cs="Times New Roman"/>
          <w:sz w:val="21"/>
          <w:szCs w:val="21"/>
        </w:rPr>
        <w:t>etail</w:t>
      </w:r>
      <w:ins w:id="255" w:author="Papu Bhattacharya" w:date="2019-07-01T15:29:00Z">
        <w:r>
          <w:rPr>
            <w:rFonts w:ascii="Times New Roman" w:hAnsi="Times New Roman" w:cs="Times New Roman"/>
            <w:sz w:val="21"/>
            <w:szCs w:val="21"/>
          </w:rPr>
          <w:t xml:space="preserve"> specification </w:t>
        </w:r>
      </w:ins>
      <w:ins w:id="256" w:author="Papu Bhattacharya" w:date="2019-07-01T15:30:00Z">
        <w:r>
          <w:rPr>
            <w:rFonts w:ascii="Times New Roman" w:hAnsi="Times New Roman" w:cs="Times New Roman"/>
            <w:sz w:val="21"/>
            <w:szCs w:val="21"/>
          </w:rPr>
          <w:t>of data flow and its validation criterion</w:t>
        </w:r>
      </w:ins>
      <w:del w:id="257" w:author="Papu Bhattacharya" w:date="2019-07-01T15:29:00Z">
        <w:r w:rsidR="000A0154" w:rsidDel="00522C79">
          <w:rPr>
            <w:rFonts w:ascii="Times New Roman" w:hAnsi="Times New Roman" w:cs="Times New Roman"/>
            <w:sz w:val="21"/>
            <w:szCs w:val="21"/>
          </w:rPr>
          <w:delText>s Assessment of the Current Workloads/Environment</w:delText>
        </w:r>
      </w:del>
    </w:p>
    <w:p w14:paraId="40DB7CF4" w14:textId="5638D6E3" w:rsidR="00B27155" w:rsidDel="00416E62" w:rsidRDefault="009D3123" w:rsidP="000A0154">
      <w:pPr>
        <w:pStyle w:val="NoSpacing"/>
        <w:numPr>
          <w:ilvl w:val="1"/>
          <w:numId w:val="34"/>
        </w:numPr>
        <w:jc w:val="both"/>
        <w:rPr>
          <w:del w:id="258" w:author="Papu Bhattacharya" w:date="2019-07-01T15:46:00Z"/>
          <w:rFonts w:ascii="Times New Roman" w:hAnsi="Times New Roman" w:cs="Times New Roman"/>
          <w:sz w:val="21"/>
          <w:szCs w:val="21"/>
        </w:rPr>
      </w:pPr>
      <w:ins w:id="259" w:author="Papu Bhattacharya" w:date="2019-07-01T15:34:00Z">
        <w:r>
          <w:rPr>
            <w:rFonts w:ascii="Times New Roman" w:hAnsi="Times New Roman" w:cs="Times New Roman"/>
            <w:sz w:val="21"/>
            <w:szCs w:val="21"/>
          </w:rPr>
          <w:t xml:space="preserve">Write detail specification of </w:t>
        </w:r>
      </w:ins>
      <w:ins w:id="260" w:author="Papu Bhattacharya" w:date="2019-07-01T15:35:00Z">
        <w:r>
          <w:rPr>
            <w:rFonts w:ascii="Times New Roman" w:hAnsi="Times New Roman" w:cs="Times New Roman"/>
            <w:sz w:val="21"/>
            <w:szCs w:val="21"/>
          </w:rPr>
          <w:t>analytics reports</w:t>
        </w:r>
      </w:ins>
      <w:ins w:id="261" w:author="Papu Bhattacharya" w:date="2019-07-01T15:45:00Z">
        <w:r w:rsidR="00416E62">
          <w:rPr>
            <w:rFonts w:ascii="Times New Roman" w:hAnsi="Times New Roman" w:cs="Times New Roman"/>
            <w:sz w:val="21"/>
            <w:szCs w:val="21"/>
          </w:rPr>
          <w:t xml:space="preserve"> and approve with cu</w:t>
        </w:r>
      </w:ins>
      <w:ins w:id="262" w:author="Papu Bhattacharya" w:date="2019-07-01T15:46:00Z">
        <w:r w:rsidR="00416E62">
          <w:rPr>
            <w:rFonts w:ascii="Times New Roman" w:hAnsi="Times New Roman" w:cs="Times New Roman"/>
            <w:sz w:val="21"/>
            <w:szCs w:val="21"/>
          </w:rPr>
          <w:t>stomers</w:t>
        </w:r>
      </w:ins>
      <w:del w:id="263" w:author="Papu Bhattacharya" w:date="2019-07-01T15:30:00Z">
        <w:r w:rsidR="00B27155" w:rsidDel="00522C79">
          <w:rPr>
            <w:rFonts w:ascii="Times New Roman" w:hAnsi="Times New Roman" w:cs="Times New Roman"/>
            <w:sz w:val="21"/>
            <w:szCs w:val="21"/>
          </w:rPr>
          <w:delText>Target System Architecture diagram</w:delText>
        </w:r>
      </w:del>
    </w:p>
    <w:p w14:paraId="2C44318F" w14:textId="1F499835" w:rsidR="000A0154" w:rsidRPr="00416E62" w:rsidRDefault="000A0154" w:rsidP="00416E62">
      <w:pPr>
        <w:pStyle w:val="NoSpacing"/>
        <w:numPr>
          <w:ilvl w:val="1"/>
          <w:numId w:val="34"/>
        </w:numPr>
        <w:jc w:val="both"/>
        <w:rPr>
          <w:rFonts w:ascii="Times New Roman" w:hAnsi="Times New Roman" w:cs="Times New Roman"/>
          <w:sz w:val="21"/>
          <w:szCs w:val="21"/>
          <w:rPrChange w:id="264" w:author="Papu Bhattacharya" w:date="2019-07-01T15:46:00Z">
            <w:rPr>
              <w:rFonts w:ascii="Times New Roman" w:hAnsi="Times New Roman" w:cs="Times New Roman"/>
              <w:sz w:val="21"/>
              <w:szCs w:val="21"/>
            </w:rPr>
          </w:rPrChange>
        </w:rPr>
        <w:pPrChange w:id="265" w:author="Papu Bhattacharya" w:date="2019-07-01T15:46:00Z">
          <w:pPr>
            <w:pStyle w:val="NoSpacing"/>
            <w:numPr>
              <w:ilvl w:val="1"/>
              <w:numId w:val="34"/>
            </w:numPr>
            <w:ind w:left="2160" w:hanging="360"/>
            <w:jc w:val="both"/>
          </w:pPr>
        </w:pPrChange>
      </w:pPr>
      <w:del w:id="266" w:author="Papu Bhattacharya" w:date="2019-07-01T15:46:00Z">
        <w:r w:rsidRPr="00416E62" w:rsidDel="00416E62">
          <w:rPr>
            <w:rFonts w:ascii="Times New Roman" w:hAnsi="Times New Roman" w:cs="Times New Roman"/>
            <w:sz w:val="21"/>
            <w:szCs w:val="21"/>
            <w:rPrChange w:id="267" w:author="Papu Bhattacharya" w:date="2019-07-01T15:46:00Z">
              <w:rPr>
                <w:rFonts w:ascii="Times New Roman" w:hAnsi="Times New Roman" w:cs="Times New Roman"/>
                <w:sz w:val="21"/>
                <w:szCs w:val="21"/>
              </w:rPr>
            </w:rPrChange>
          </w:rPr>
          <w:delText>Expected TCO Sheet</w:delText>
        </w:r>
      </w:del>
    </w:p>
    <w:p w14:paraId="62319DBA" w14:textId="3FFC702F" w:rsidR="000A0154" w:rsidRPr="00416E62" w:rsidRDefault="00CB5620" w:rsidP="007F1931">
      <w:pPr>
        <w:pStyle w:val="NoSpacing"/>
        <w:numPr>
          <w:ilvl w:val="0"/>
          <w:numId w:val="34"/>
        </w:numPr>
        <w:jc w:val="both"/>
        <w:rPr>
          <w:rFonts w:ascii="Times New Roman" w:hAnsi="Times New Roman" w:cs="Times New Roman"/>
          <w:b/>
          <w:bCs/>
          <w:sz w:val="21"/>
          <w:szCs w:val="21"/>
          <w:rPrChange w:id="268" w:author="Papu Bhattacharya" w:date="2019-07-01T15:47:00Z">
            <w:rPr>
              <w:rFonts w:ascii="Times New Roman" w:hAnsi="Times New Roman" w:cs="Times New Roman"/>
              <w:sz w:val="21"/>
              <w:szCs w:val="21"/>
            </w:rPr>
          </w:rPrChange>
        </w:rPr>
      </w:pPr>
      <w:r w:rsidRPr="00416E62">
        <w:rPr>
          <w:rFonts w:ascii="Times New Roman" w:hAnsi="Times New Roman" w:cs="Times New Roman"/>
          <w:b/>
          <w:bCs/>
          <w:smallCaps/>
          <w:sz w:val="21"/>
          <w:szCs w:val="21"/>
          <w:rPrChange w:id="269" w:author="Papu Bhattacharya" w:date="2019-07-01T15:47:00Z">
            <w:rPr>
              <w:rFonts w:ascii="Times New Roman" w:hAnsi="Times New Roman" w:cs="Times New Roman"/>
              <w:smallCaps/>
              <w:sz w:val="21"/>
              <w:szCs w:val="21"/>
            </w:rPr>
          </w:rPrChange>
        </w:rPr>
        <w:t>Phase</w:t>
      </w:r>
      <w:r w:rsidRPr="00416E62">
        <w:rPr>
          <w:rFonts w:ascii="Times New Roman" w:hAnsi="Times New Roman" w:cs="Times New Roman"/>
          <w:b/>
          <w:bCs/>
          <w:sz w:val="21"/>
          <w:szCs w:val="21"/>
          <w:rPrChange w:id="270" w:author="Papu Bhattacharya" w:date="2019-07-01T15:47:00Z">
            <w:rPr>
              <w:rFonts w:ascii="Times New Roman" w:hAnsi="Times New Roman" w:cs="Times New Roman"/>
              <w:sz w:val="21"/>
              <w:szCs w:val="21"/>
            </w:rPr>
          </w:rPrChange>
        </w:rPr>
        <w:t xml:space="preserve"> </w:t>
      </w:r>
      <w:r w:rsidR="003D7AAD" w:rsidRPr="00416E62">
        <w:rPr>
          <w:rFonts w:ascii="Times New Roman" w:hAnsi="Times New Roman" w:cs="Times New Roman"/>
          <w:b/>
          <w:bCs/>
          <w:sz w:val="21"/>
          <w:szCs w:val="21"/>
          <w:rPrChange w:id="271" w:author="Papu Bhattacharya" w:date="2019-07-01T15:47:00Z">
            <w:rPr>
              <w:rFonts w:ascii="Times New Roman" w:hAnsi="Times New Roman" w:cs="Times New Roman"/>
              <w:sz w:val="21"/>
              <w:szCs w:val="21"/>
            </w:rPr>
          </w:rPrChange>
        </w:rPr>
        <w:t xml:space="preserve">2: </w:t>
      </w:r>
      <w:ins w:id="272" w:author="Papu Bhattacharya" w:date="2019-07-01T15:46:00Z">
        <w:r w:rsidR="00416E62" w:rsidRPr="00416E62">
          <w:rPr>
            <w:rFonts w:ascii="Times New Roman" w:hAnsi="Times New Roman" w:cs="Times New Roman"/>
            <w:b/>
            <w:bCs/>
            <w:sz w:val="21"/>
            <w:szCs w:val="21"/>
            <w:rPrChange w:id="273" w:author="Papu Bhattacharya" w:date="2019-07-01T15:47:00Z">
              <w:rPr>
                <w:rFonts w:ascii="Times New Roman" w:hAnsi="Times New Roman" w:cs="Times New Roman"/>
                <w:sz w:val="21"/>
                <w:szCs w:val="21"/>
              </w:rPr>
            </w:rPrChange>
          </w:rPr>
          <w:t>System s</w:t>
        </w:r>
      </w:ins>
      <w:del w:id="274" w:author="Papu Bhattacharya" w:date="2019-07-01T15:46:00Z">
        <w:r w:rsidR="000A0154" w:rsidRPr="00416E62" w:rsidDel="00416E62">
          <w:rPr>
            <w:rFonts w:ascii="Times New Roman" w:hAnsi="Times New Roman" w:cs="Times New Roman"/>
            <w:b/>
            <w:bCs/>
            <w:sz w:val="21"/>
            <w:szCs w:val="21"/>
            <w:rPrChange w:id="275" w:author="Papu Bhattacharya" w:date="2019-07-01T15:47:00Z">
              <w:rPr>
                <w:rFonts w:ascii="Times New Roman" w:hAnsi="Times New Roman" w:cs="Times New Roman"/>
                <w:sz w:val="21"/>
                <w:szCs w:val="21"/>
              </w:rPr>
            </w:rPrChange>
          </w:rPr>
          <w:delText>S</w:delText>
        </w:r>
      </w:del>
      <w:r w:rsidR="000A0154" w:rsidRPr="00416E62">
        <w:rPr>
          <w:rFonts w:ascii="Times New Roman" w:hAnsi="Times New Roman" w:cs="Times New Roman"/>
          <w:b/>
          <w:bCs/>
          <w:sz w:val="21"/>
          <w:szCs w:val="21"/>
          <w:rPrChange w:id="276" w:author="Papu Bhattacharya" w:date="2019-07-01T15:47:00Z">
            <w:rPr>
              <w:rFonts w:ascii="Times New Roman" w:hAnsi="Times New Roman" w:cs="Times New Roman"/>
              <w:sz w:val="21"/>
              <w:szCs w:val="21"/>
            </w:rPr>
          </w:rPrChange>
        </w:rPr>
        <w:t xml:space="preserve">etup &amp; </w:t>
      </w:r>
      <w:ins w:id="277" w:author="Papu Bhattacharya" w:date="2019-07-01T15:47:00Z">
        <w:r w:rsidR="00416E62">
          <w:rPr>
            <w:rFonts w:ascii="Times New Roman" w:hAnsi="Times New Roman" w:cs="Times New Roman"/>
            <w:b/>
            <w:bCs/>
            <w:sz w:val="21"/>
            <w:szCs w:val="21"/>
          </w:rPr>
          <w:t>Automation</w:t>
        </w:r>
      </w:ins>
      <w:del w:id="278" w:author="Papu Bhattacharya" w:date="2019-07-01T15:47:00Z">
        <w:r w:rsidR="000A0154" w:rsidRPr="00416E62" w:rsidDel="00416E62">
          <w:rPr>
            <w:rFonts w:ascii="Times New Roman" w:hAnsi="Times New Roman" w:cs="Times New Roman"/>
            <w:b/>
            <w:bCs/>
            <w:sz w:val="21"/>
            <w:szCs w:val="21"/>
            <w:rPrChange w:id="279" w:author="Papu Bhattacharya" w:date="2019-07-01T15:47:00Z">
              <w:rPr>
                <w:rFonts w:ascii="Times New Roman" w:hAnsi="Times New Roman" w:cs="Times New Roman"/>
                <w:sz w:val="21"/>
                <w:szCs w:val="21"/>
              </w:rPr>
            </w:rPrChange>
          </w:rPr>
          <w:delText>Migration</w:delText>
        </w:r>
      </w:del>
      <w:r w:rsidR="000A0154" w:rsidRPr="00416E62">
        <w:rPr>
          <w:rFonts w:ascii="Times New Roman" w:hAnsi="Times New Roman" w:cs="Times New Roman"/>
          <w:b/>
          <w:bCs/>
          <w:sz w:val="21"/>
          <w:szCs w:val="21"/>
          <w:rPrChange w:id="280" w:author="Papu Bhattacharya" w:date="2019-07-01T15:47:00Z">
            <w:rPr>
              <w:rFonts w:ascii="Times New Roman" w:hAnsi="Times New Roman" w:cs="Times New Roman"/>
              <w:sz w:val="21"/>
              <w:szCs w:val="21"/>
            </w:rPr>
          </w:rPrChange>
        </w:rPr>
        <w:t xml:space="preserve"> – </w:t>
      </w:r>
      <w:ins w:id="281" w:author="Papu Bhattacharya" w:date="2019-07-01T20:31:00Z">
        <w:r w:rsidR="000B3D7B">
          <w:rPr>
            <w:rFonts w:ascii="Times New Roman" w:hAnsi="Times New Roman" w:cs="Times New Roman"/>
            <w:b/>
            <w:bCs/>
            <w:sz w:val="21"/>
            <w:szCs w:val="21"/>
          </w:rPr>
          <w:t>1 Week</w:t>
        </w:r>
      </w:ins>
      <w:del w:id="282" w:author="Papu Bhattacharya" w:date="2019-07-01T15:47:00Z">
        <w:r w:rsidRPr="00416E62" w:rsidDel="00416E62">
          <w:rPr>
            <w:rFonts w:ascii="Times New Roman" w:hAnsi="Times New Roman" w:cs="Times New Roman"/>
            <w:b/>
            <w:bCs/>
            <w:sz w:val="21"/>
            <w:szCs w:val="21"/>
            <w:rPrChange w:id="283" w:author="Papu Bhattacharya" w:date="2019-07-01T15:47:00Z">
              <w:rPr>
                <w:rFonts w:ascii="Times New Roman" w:hAnsi="Times New Roman" w:cs="Times New Roman"/>
                <w:sz w:val="21"/>
                <w:szCs w:val="21"/>
              </w:rPr>
            </w:rPrChange>
          </w:rPr>
          <w:delText>Timelines to be decided after Phase 1</w:delText>
        </w:r>
      </w:del>
    </w:p>
    <w:p w14:paraId="00F0960A" w14:textId="61D0BBC6"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Provision entire</w:t>
      </w:r>
      <w:ins w:id="284" w:author="Papu Bhattacharya" w:date="2019-07-01T20:28:00Z">
        <w:r w:rsidR="000B3D7B">
          <w:rPr>
            <w:rFonts w:ascii="Times New Roman" w:hAnsi="Times New Roman" w:cs="Times New Roman"/>
            <w:sz w:val="21"/>
            <w:szCs w:val="21"/>
          </w:rPr>
          <w:t xml:space="preserve"> automation stack and its </w:t>
        </w:r>
      </w:ins>
      <w:ins w:id="285" w:author="Papu Bhattacharya" w:date="2019-07-01T20:29:00Z">
        <w:r w:rsidR="000B3D7B">
          <w:rPr>
            <w:rFonts w:ascii="Times New Roman" w:hAnsi="Times New Roman" w:cs="Times New Roman"/>
            <w:sz w:val="21"/>
            <w:szCs w:val="21"/>
          </w:rPr>
          <w:t>components</w:t>
        </w:r>
      </w:ins>
      <w:r>
        <w:rPr>
          <w:rFonts w:ascii="Times New Roman" w:hAnsi="Times New Roman" w:cs="Times New Roman"/>
          <w:sz w:val="21"/>
          <w:szCs w:val="21"/>
        </w:rPr>
        <w:t xml:space="preserve"> </w:t>
      </w:r>
      <w:del w:id="286" w:author="Papu Bhattacharya" w:date="2019-07-01T20:29:00Z">
        <w:r w:rsidDel="000B3D7B">
          <w:rPr>
            <w:rFonts w:ascii="Times New Roman" w:hAnsi="Times New Roman" w:cs="Times New Roman"/>
            <w:sz w:val="21"/>
            <w:szCs w:val="21"/>
          </w:rPr>
          <w:delText xml:space="preserve">environment </w:delText>
        </w:r>
      </w:del>
      <w:ins w:id="287" w:author="Papu Bhattacharya" w:date="2019-07-01T20:28:00Z">
        <w:r w:rsidR="000B3D7B">
          <w:rPr>
            <w:rFonts w:ascii="Times New Roman" w:hAnsi="Times New Roman" w:cs="Times New Roman"/>
            <w:sz w:val="21"/>
            <w:szCs w:val="21"/>
          </w:rPr>
          <w:t xml:space="preserve">in Azure cloud </w:t>
        </w:r>
      </w:ins>
      <w:r>
        <w:rPr>
          <w:rFonts w:ascii="Times New Roman" w:hAnsi="Times New Roman" w:cs="Times New Roman"/>
          <w:sz w:val="21"/>
          <w:szCs w:val="21"/>
        </w:rPr>
        <w:t xml:space="preserve">with automation scripts </w:t>
      </w:r>
      <w:del w:id="288" w:author="Papu Bhattacharya" w:date="2019-07-01T20:28:00Z">
        <w:r w:rsidDel="000B3D7B">
          <w:rPr>
            <w:rFonts w:ascii="Times New Roman" w:hAnsi="Times New Roman" w:cs="Times New Roman"/>
            <w:sz w:val="21"/>
            <w:szCs w:val="21"/>
          </w:rPr>
          <w:delText>and establish Operation Support system. Migrate components to Target environment</w:delText>
        </w:r>
      </w:del>
    </w:p>
    <w:p w14:paraId="56F5181B" w14:textId="5268A2ED" w:rsidR="003D7AAD" w:rsidRPr="000B3D7B" w:rsidRDefault="00CB5620" w:rsidP="007F1931">
      <w:pPr>
        <w:pStyle w:val="NoSpacing"/>
        <w:numPr>
          <w:ilvl w:val="0"/>
          <w:numId w:val="34"/>
        </w:numPr>
        <w:jc w:val="both"/>
        <w:rPr>
          <w:rFonts w:ascii="Times New Roman" w:hAnsi="Times New Roman" w:cs="Times New Roman"/>
          <w:b/>
          <w:bCs/>
          <w:sz w:val="21"/>
          <w:szCs w:val="21"/>
          <w:rPrChange w:id="289" w:author="Papu Bhattacharya" w:date="2019-07-01T20:31:00Z">
            <w:rPr>
              <w:rFonts w:ascii="Times New Roman" w:hAnsi="Times New Roman" w:cs="Times New Roman"/>
              <w:sz w:val="21"/>
              <w:szCs w:val="21"/>
            </w:rPr>
          </w:rPrChange>
        </w:rPr>
      </w:pPr>
      <w:r w:rsidRPr="000B3D7B">
        <w:rPr>
          <w:rFonts w:ascii="Times New Roman" w:hAnsi="Times New Roman" w:cs="Times New Roman"/>
          <w:b/>
          <w:bCs/>
          <w:smallCaps/>
          <w:sz w:val="21"/>
          <w:szCs w:val="21"/>
          <w:rPrChange w:id="290" w:author="Papu Bhattacharya" w:date="2019-07-01T20:31:00Z">
            <w:rPr>
              <w:rFonts w:ascii="Times New Roman" w:hAnsi="Times New Roman" w:cs="Times New Roman"/>
              <w:smallCaps/>
              <w:sz w:val="21"/>
              <w:szCs w:val="21"/>
            </w:rPr>
          </w:rPrChange>
        </w:rPr>
        <w:t>Phase</w:t>
      </w:r>
      <w:r w:rsidRPr="000B3D7B">
        <w:rPr>
          <w:rFonts w:ascii="Times New Roman" w:hAnsi="Times New Roman" w:cs="Times New Roman"/>
          <w:b/>
          <w:bCs/>
          <w:sz w:val="21"/>
          <w:szCs w:val="21"/>
          <w:rPrChange w:id="291" w:author="Papu Bhattacharya" w:date="2019-07-01T20:31:00Z">
            <w:rPr>
              <w:rFonts w:ascii="Times New Roman" w:hAnsi="Times New Roman" w:cs="Times New Roman"/>
              <w:sz w:val="21"/>
              <w:szCs w:val="21"/>
            </w:rPr>
          </w:rPrChange>
        </w:rPr>
        <w:t xml:space="preserve"> </w:t>
      </w:r>
      <w:r w:rsidR="003D7AAD" w:rsidRPr="000B3D7B">
        <w:rPr>
          <w:rFonts w:ascii="Times New Roman" w:hAnsi="Times New Roman" w:cs="Times New Roman"/>
          <w:b/>
          <w:bCs/>
          <w:sz w:val="21"/>
          <w:szCs w:val="21"/>
          <w:rPrChange w:id="292" w:author="Papu Bhattacharya" w:date="2019-07-01T20:31:00Z">
            <w:rPr>
              <w:rFonts w:ascii="Times New Roman" w:hAnsi="Times New Roman" w:cs="Times New Roman"/>
              <w:sz w:val="21"/>
              <w:szCs w:val="21"/>
            </w:rPr>
          </w:rPrChange>
        </w:rPr>
        <w:t xml:space="preserve">3: </w:t>
      </w:r>
      <w:ins w:id="293" w:author="Papu Bhattacharya" w:date="2019-07-01T20:30:00Z">
        <w:r w:rsidR="000B3D7B" w:rsidRPr="000B3D7B">
          <w:rPr>
            <w:rFonts w:ascii="Times New Roman" w:hAnsi="Times New Roman" w:cs="Times New Roman"/>
            <w:b/>
            <w:bCs/>
            <w:sz w:val="21"/>
            <w:szCs w:val="21"/>
            <w:rPrChange w:id="294" w:author="Papu Bhattacharya" w:date="2019-07-01T20:31:00Z">
              <w:rPr>
                <w:rFonts w:ascii="Times New Roman" w:hAnsi="Times New Roman" w:cs="Times New Roman"/>
                <w:sz w:val="21"/>
                <w:szCs w:val="21"/>
              </w:rPr>
            </w:rPrChange>
          </w:rPr>
          <w:t>Automation &amp; Analytics</w:t>
        </w:r>
      </w:ins>
      <w:del w:id="295" w:author="Papu Bhattacharya" w:date="2019-07-01T20:29:00Z">
        <w:r w:rsidR="003D7AAD" w:rsidRPr="000B3D7B" w:rsidDel="000B3D7B">
          <w:rPr>
            <w:rFonts w:ascii="Times New Roman" w:hAnsi="Times New Roman" w:cs="Times New Roman"/>
            <w:b/>
            <w:bCs/>
            <w:sz w:val="21"/>
            <w:szCs w:val="21"/>
            <w:rPrChange w:id="296" w:author="Papu Bhattacharya" w:date="2019-07-01T20:31:00Z">
              <w:rPr>
                <w:rFonts w:ascii="Times New Roman" w:hAnsi="Times New Roman" w:cs="Times New Roman"/>
                <w:sz w:val="21"/>
                <w:szCs w:val="21"/>
              </w:rPr>
            </w:rPrChange>
          </w:rPr>
          <w:delText>Tests</w:delText>
        </w:r>
      </w:del>
      <w:r w:rsidR="003D7AAD" w:rsidRPr="000B3D7B">
        <w:rPr>
          <w:rFonts w:ascii="Times New Roman" w:hAnsi="Times New Roman" w:cs="Times New Roman"/>
          <w:b/>
          <w:bCs/>
          <w:sz w:val="21"/>
          <w:szCs w:val="21"/>
          <w:rPrChange w:id="297" w:author="Papu Bhattacharya" w:date="2019-07-01T20:31:00Z">
            <w:rPr>
              <w:rFonts w:ascii="Times New Roman" w:hAnsi="Times New Roman" w:cs="Times New Roman"/>
              <w:sz w:val="21"/>
              <w:szCs w:val="21"/>
            </w:rPr>
          </w:rPrChange>
        </w:rPr>
        <w:t xml:space="preserve"> – </w:t>
      </w:r>
      <w:ins w:id="298" w:author="Papu Bhattacharya" w:date="2019-07-01T20:31:00Z">
        <w:r w:rsidR="000B3D7B">
          <w:rPr>
            <w:rFonts w:ascii="Times New Roman" w:hAnsi="Times New Roman" w:cs="Times New Roman"/>
            <w:b/>
            <w:bCs/>
            <w:sz w:val="21"/>
            <w:szCs w:val="21"/>
          </w:rPr>
          <w:t>4</w:t>
        </w:r>
      </w:ins>
      <w:del w:id="299" w:author="Papu Bhattacharya" w:date="2019-07-01T20:31:00Z">
        <w:r w:rsidR="003D7AAD" w:rsidRPr="000B3D7B" w:rsidDel="000B3D7B">
          <w:rPr>
            <w:rFonts w:ascii="Times New Roman" w:hAnsi="Times New Roman" w:cs="Times New Roman"/>
            <w:b/>
            <w:bCs/>
            <w:sz w:val="21"/>
            <w:szCs w:val="21"/>
            <w:rPrChange w:id="300" w:author="Papu Bhattacharya" w:date="2019-07-01T20:31:00Z">
              <w:rPr>
                <w:rFonts w:ascii="Times New Roman" w:hAnsi="Times New Roman" w:cs="Times New Roman"/>
                <w:sz w:val="21"/>
                <w:szCs w:val="21"/>
              </w:rPr>
            </w:rPrChange>
          </w:rPr>
          <w:delText>1</w:delText>
        </w:r>
      </w:del>
      <w:r w:rsidR="003D7AAD" w:rsidRPr="000B3D7B">
        <w:rPr>
          <w:rFonts w:ascii="Times New Roman" w:hAnsi="Times New Roman" w:cs="Times New Roman"/>
          <w:b/>
          <w:bCs/>
          <w:sz w:val="21"/>
          <w:szCs w:val="21"/>
          <w:rPrChange w:id="301" w:author="Papu Bhattacharya" w:date="2019-07-01T20:31:00Z">
            <w:rPr>
              <w:rFonts w:ascii="Times New Roman" w:hAnsi="Times New Roman" w:cs="Times New Roman"/>
              <w:sz w:val="21"/>
              <w:szCs w:val="21"/>
            </w:rPr>
          </w:rPrChange>
        </w:rPr>
        <w:t xml:space="preserve"> Week</w:t>
      </w:r>
    </w:p>
    <w:p w14:paraId="0F7DD229" w14:textId="79A09F21" w:rsidR="000B3D7B" w:rsidRDefault="000B3D7B" w:rsidP="003D7AAD">
      <w:pPr>
        <w:pStyle w:val="NoSpacing"/>
        <w:numPr>
          <w:ilvl w:val="1"/>
          <w:numId w:val="34"/>
        </w:numPr>
        <w:jc w:val="both"/>
        <w:rPr>
          <w:ins w:id="302" w:author="Papu Bhattacharya" w:date="2019-07-01T20:31:00Z"/>
          <w:rFonts w:ascii="Times New Roman" w:hAnsi="Times New Roman" w:cs="Times New Roman"/>
          <w:sz w:val="21"/>
          <w:szCs w:val="21"/>
        </w:rPr>
      </w:pPr>
      <w:ins w:id="303" w:author="Papu Bhattacharya" w:date="2019-07-01T20:31:00Z">
        <w:r>
          <w:rPr>
            <w:rFonts w:ascii="Times New Roman" w:hAnsi="Times New Roman" w:cs="Times New Roman"/>
            <w:sz w:val="21"/>
            <w:szCs w:val="21"/>
          </w:rPr>
          <w:t>Data Flow Automation</w:t>
        </w:r>
        <w:r>
          <w:rPr>
            <w:rFonts w:ascii="Times New Roman" w:hAnsi="Times New Roman" w:cs="Times New Roman"/>
            <w:sz w:val="21"/>
            <w:szCs w:val="21"/>
          </w:rPr>
          <w:t xml:space="preserve"> </w:t>
        </w:r>
      </w:ins>
    </w:p>
    <w:p w14:paraId="0496AF17" w14:textId="532FAF90" w:rsidR="003D7AAD" w:rsidRDefault="003D7AAD" w:rsidP="003D7AAD">
      <w:pPr>
        <w:pStyle w:val="NoSpacing"/>
        <w:numPr>
          <w:ilvl w:val="1"/>
          <w:numId w:val="34"/>
        </w:numPr>
        <w:jc w:val="both"/>
        <w:rPr>
          <w:ins w:id="304" w:author="Papu Bhattacharya" w:date="2019-07-01T20:33:00Z"/>
          <w:rFonts w:ascii="Times New Roman" w:hAnsi="Times New Roman" w:cs="Times New Roman"/>
          <w:sz w:val="21"/>
          <w:szCs w:val="21"/>
        </w:rPr>
      </w:pPr>
      <w:del w:id="305" w:author="Papu Bhattacharya" w:date="2019-07-01T20:34:00Z">
        <w:r w:rsidDel="000B3D7B">
          <w:rPr>
            <w:rFonts w:ascii="Times New Roman" w:hAnsi="Times New Roman" w:cs="Times New Roman"/>
            <w:sz w:val="21"/>
            <w:szCs w:val="21"/>
          </w:rPr>
          <w:delText>Perform Performance and User Acceptance Tests to verify that migration met the desired SLA’s</w:delText>
        </w:r>
      </w:del>
      <w:ins w:id="306" w:author="Papu Bhattacharya" w:date="2019-07-01T20:34:00Z">
        <w:r w:rsidR="000B3D7B">
          <w:rPr>
            <w:rFonts w:ascii="Times New Roman" w:hAnsi="Times New Roman" w:cs="Times New Roman"/>
            <w:sz w:val="21"/>
            <w:szCs w:val="21"/>
          </w:rPr>
          <w:t>Create business analytics reports as</w:t>
        </w:r>
      </w:ins>
      <w:ins w:id="307" w:author="Papu Bhattacharya" w:date="2019-07-01T20:35:00Z">
        <w:r w:rsidR="000B3D7B">
          <w:rPr>
            <w:rFonts w:ascii="Times New Roman" w:hAnsi="Times New Roman" w:cs="Times New Roman"/>
            <w:sz w:val="21"/>
            <w:szCs w:val="21"/>
          </w:rPr>
          <w:t xml:space="preserve"> agreed with customer.</w:t>
        </w:r>
      </w:ins>
    </w:p>
    <w:p w14:paraId="49D97358" w14:textId="4ADFCAD1" w:rsidR="000B3D7B" w:rsidRPr="006E1B57" w:rsidRDefault="000B3D7B" w:rsidP="000B3D7B">
      <w:pPr>
        <w:pStyle w:val="NoSpacing"/>
        <w:numPr>
          <w:ilvl w:val="0"/>
          <w:numId w:val="34"/>
        </w:numPr>
        <w:jc w:val="both"/>
        <w:rPr>
          <w:ins w:id="308" w:author="Papu Bhattacharya" w:date="2019-07-01T20:33:00Z"/>
          <w:rFonts w:ascii="Times New Roman" w:hAnsi="Times New Roman" w:cs="Times New Roman"/>
          <w:b/>
          <w:bCs/>
          <w:sz w:val="21"/>
          <w:szCs w:val="21"/>
        </w:rPr>
      </w:pPr>
      <w:ins w:id="309" w:author="Papu Bhattacharya" w:date="2019-07-01T20:33:00Z">
        <w:r w:rsidRPr="006E1B57">
          <w:rPr>
            <w:rFonts w:ascii="Times New Roman" w:hAnsi="Times New Roman" w:cs="Times New Roman"/>
            <w:b/>
            <w:bCs/>
            <w:smallCaps/>
            <w:sz w:val="21"/>
            <w:szCs w:val="21"/>
          </w:rPr>
          <w:t>Phase</w:t>
        </w:r>
        <w:r w:rsidRPr="006E1B57">
          <w:rPr>
            <w:rFonts w:ascii="Times New Roman" w:hAnsi="Times New Roman" w:cs="Times New Roman"/>
            <w:b/>
            <w:bCs/>
            <w:sz w:val="21"/>
            <w:szCs w:val="21"/>
          </w:rPr>
          <w:t xml:space="preserve"> </w:t>
        </w:r>
      </w:ins>
      <w:ins w:id="310" w:author="Papu Bhattacharya" w:date="2019-07-01T20:34:00Z">
        <w:r>
          <w:rPr>
            <w:rFonts w:ascii="Times New Roman" w:hAnsi="Times New Roman" w:cs="Times New Roman"/>
            <w:b/>
            <w:bCs/>
            <w:sz w:val="21"/>
            <w:szCs w:val="21"/>
          </w:rPr>
          <w:t>4</w:t>
        </w:r>
      </w:ins>
      <w:ins w:id="311" w:author="Papu Bhattacharya" w:date="2019-07-01T20:33:00Z">
        <w:r w:rsidRPr="006E1B57">
          <w:rPr>
            <w:rFonts w:ascii="Times New Roman" w:hAnsi="Times New Roman" w:cs="Times New Roman"/>
            <w:b/>
            <w:bCs/>
            <w:sz w:val="21"/>
            <w:szCs w:val="21"/>
          </w:rPr>
          <w:t xml:space="preserve">: </w:t>
        </w:r>
        <w:r>
          <w:rPr>
            <w:rFonts w:ascii="Times New Roman" w:hAnsi="Times New Roman" w:cs="Times New Roman"/>
            <w:b/>
            <w:bCs/>
            <w:sz w:val="21"/>
            <w:szCs w:val="21"/>
          </w:rPr>
          <w:t xml:space="preserve">Test </w:t>
        </w:r>
      </w:ins>
      <w:ins w:id="312" w:author="Papu Bhattacharya" w:date="2019-07-01T20:34:00Z">
        <w:r>
          <w:rPr>
            <w:rFonts w:ascii="Times New Roman" w:hAnsi="Times New Roman" w:cs="Times New Roman"/>
            <w:b/>
            <w:bCs/>
            <w:sz w:val="21"/>
            <w:szCs w:val="21"/>
          </w:rPr>
          <w:t>a</w:t>
        </w:r>
      </w:ins>
      <w:ins w:id="313" w:author="Papu Bhattacharya" w:date="2019-07-01T20:33:00Z">
        <w:r>
          <w:rPr>
            <w:rFonts w:ascii="Times New Roman" w:hAnsi="Times New Roman" w:cs="Times New Roman"/>
            <w:b/>
            <w:bCs/>
            <w:sz w:val="21"/>
            <w:szCs w:val="21"/>
          </w:rPr>
          <w:t>nd Verification</w:t>
        </w:r>
        <w:r w:rsidRPr="006E1B57">
          <w:rPr>
            <w:rFonts w:ascii="Times New Roman" w:hAnsi="Times New Roman" w:cs="Times New Roman"/>
            <w:b/>
            <w:bCs/>
            <w:sz w:val="21"/>
            <w:szCs w:val="21"/>
          </w:rPr>
          <w:t xml:space="preserve"> – </w:t>
        </w:r>
        <w:r>
          <w:rPr>
            <w:rFonts w:ascii="Times New Roman" w:hAnsi="Times New Roman" w:cs="Times New Roman"/>
            <w:b/>
            <w:bCs/>
            <w:sz w:val="21"/>
            <w:szCs w:val="21"/>
          </w:rPr>
          <w:t>1</w:t>
        </w:r>
        <w:r w:rsidRPr="006E1B57">
          <w:rPr>
            <w:rFonts w:ascii="Times New Roman" w:hAnsi="Times New Roman" w:cs="Times New Roman"/>
            <w:b/>
            <w:bCs/>
            <w:sz w:val="21"/>
            <w:szCs w:val="21"/>
          </w:rPr>
          <w:t xml:space="preserve"> Week</w:t>
        </w:r>
      </w:ins>
    </w:p>
    <w:p w14:paraId="4E7FE683" w14:textId="506EC03E" w:rsidR="000B3D7B" w:rsidRDefault="000B3D7B" w:rsidP="000B3D7B">
      <w:pPr>
        <w:pStyle w:val="NoSpacing"/>
        <w:numPr>
          <w:ilvl w:val="1"/>
          <w:numId w:val="34"/>
        </w:numPr>
        <w:jc w:val="both"/>
        <w:rPr>
          <w:ins w:id="314" w:author="Papu Bhattacharya" w:date="2019-07-01T20:33:00Z"/>
          <w:rFonts w:ascii="Times New Roman" w:hAnsi="Times New Roman" w:cs="Times New Roman"/>
          <w:sz w:val="21"/>
          <w:szCs w:val="21"/>
        </w:rPr>
      </w:pPr>
      <w:ins w:id="315" w:author="Papu Bhattacharya" w:date="2019-07-01T20:33:00Z">
        <w:r>
          <w:rPr>
            <w:rFonts w:ascii="Times New Roman" w:hAnsi="Times New Roman" w:cs="Times New Roman"/>
            <w:sz w:val="21"/>
            <w:szCs w:val="21"/>
          </w:rPr>
          <w:t xml:space="preserve">Perform Performance and User Acceptance Tests to verify that </w:t>
        </w:r>
      </w:ins>
      <w:ins w:id="316" w:author="Papu Bhattacharya" w:date="2019-07-01T20:34:00Z">
        <w:r>
          <w:rPr>
            <w:rFonts w:ascii="Times New Roman" w:hAnsi="Times New Roman" w:cs="Times New Roman"/>
            <w:sz w:val="21"/>
            <w:szCs w:val="21"/>
          </w:rPr>
          <w:t>solution</w:t>
        </w:r>
      </w:ins>
      <w:ins w:id="317" w:author="Papu Bhattacharya" w:date="2019-07-01T20:33:00Z">
        <w:r>
          <w:rPr>
            <w:rFonts w:ascii="Times New Roman" w:hAnsi="Times New Roman" w:cs="Times New Roman"/>
            <w:sz w:val="21"/>
            <w:szCs w:val="21"/>
          </w:rPr>
          <w:t xml:space="preserve"> met the desired SLA’s</w:t>
        </w:r>
      </w:ins>
    </w:p>
    <w:p w14:paraId="1DF1370B" w14:textId="77777777" w:rsidR="000B3D7B" w:rsidRDefault="000B3D7B" w:rsidP="000B3D7B">
      <w:pPr>
        <w:pStyle w:val="NoSpacing"/>
        <w:ind w:left="2160"/>
        <w:jc w:val="both"/>
        <w:rPr>
          <w:rFonts w:ascii="Times New Roman" w:hAnsi="Times New Roman" w:cs="Times New Roman"/>
          <w:sz w:val="21"/>
          <w:szCs w:val="21"/>
        </w:rPr>
        <w:pPrChange w:id="318" w:author="Papu Bhattacharya" w:date="2019-07-01T20:33:00Z">
          <w:pPr>
            <w:pStyle w:val="NoSpacing"/>
            <w:numPr>
              <w:ilvl w:val="1"/>
              <w:numId w:val="34"/>
            </w:numPr>
            <w:ind w:left="2160" w:hanging="360"/>
            <w:jc w:val="both"/>
          </w:pPr>
        </w:pPrChange>
      </w:pPr>
    </w:p>
    <w:p w14:paraId="3B1C5FCA" w14:textId="0674970F" w:rsidR="003D7AAD" w:rsidRPr="000B3D7B" w:rsidRDefault="00CB5620" w:rsidP="007F1931">
      <w:pPr>
        <w:pStyle w:val="NoSpacing"/>
        <w:numPr>
          <w:ilvl w:val="0"/>
          <w:numId w:val="34"/>
        </w:numPr>
        <w:jc w:val="both"/>
        <w:rPr>
          <w:rFonts w:ascii="Times New Roman" w:hAnsi="Times New Roman" w:cs="Times New Roman"/>
          <w:b/>
          <w:bCs/>
          <w:sz w:val="21"/>
          <w:szCs w:val="21"/>
          <w:rPrChange w:id="319" w:author="Papu Bhattacharya" w:date="2019-07-01T20:34:00Z">
            <w:rPr>
              <w:rFonts w:ascii="Times New Roman" w:hAnsi="Times New Roman" w:cs="Times New Roman"/>
              <w:sz w:val="21"/>
              <w:szCs w:val="21"/>
            </w:rPr>
          </w:rPrChange>
        </w:rPr>
      </w:pPr>
      <w:r w:rsidRPr="000B3D7B">
        <w:rPr>
          <w:rFonts w:ascii="Times New Roman" w:hAnsi="Times New Roman" w:cs="Times New Roman"/>
          <w:b/>
          <w:bCs/>
          <w:smallCaps/>
          <w:sz w:val="21"/>
          <w:szCs w:val="21"/>
          <w:rPrChange w:id="320" w:author="Papu Bhattacharya" w:date="2019-07-01T20:34:00Z">
            <w:rPr>
              <w:rFonts w:ascii="Times New Roman" w:hAnsi="Times New Roman" w:cs="Times New Roman"/>
              <w:smallCaps/>
              <w:sz w:val="21"/>
              <w:szCs w:val="21"/>
            </w:rPr>
          </w:rPrChange>
        </w:rPr>
        <w:t>Phase</w:t>
      </w:r>
      <w:r w:rsidRPr="000B3D7B">
        <w:rPr>
          <w:rFonts w:ascii="Times New Roman" w:hAnsi="Times New Roman" w:cs="Times New Roman"/>
          <w:b/>
          <w:bCs/>
          <w:sz w:val="21"/>
          <w:szCs w:val="21"/>
          <w:rPrChange w:id="321" w:author="Papu Bhattacharya" w:date="2019-07-01T20:34:00Z">
            <w:rPr>
              <w:rFonts w:ascii="Times New Roman" w:hAnsi="Times New Roman" w:cs="Times New Roman"/>
              <w:sz w:val="21"/>
              <w:szCs w:val="21"/>
            </w:rPr>
          </w:rPrChange>
        </w:rPr>
        <w:t xml:space="preserve"> </w:t>
      </w:r>
      <w:ins w:id="322" w:author="Papu Bhattacharya" w:date="2019-07-01T20:34:00Z">
        <w:r w:rsidR="000B3D7B" w:rsidRPr="000B3D7B">
          <w:rPr>
            <w:rFonts w:ascii="Times New Roman" w:hAnsi="Times New Roman" w:cs="Times New Roman"/>
            <w:b/>
            <w:bCs/>
            <w:sz w:val="21"/>
            <w:szCs w:val="21"/>
            <w:rPrChange w:id="323" w:author="Papu Bhattacharya" w:date="2019-07-01T20:34:00Z">
              <w:rPr>
                <w:rFonts w:ascii="Times New Roman" w:hAnsi="Times New Roman" w:cs="Times New Roman"/>
                <w:sz w:val="21"/>
                <w:szCs w:val="21"/>
              </w:rPr>
            </w:rPrChange>
          </w:rPr>
          <w:t>5</w:t>
        </w:r>
      </w:ins>
      <w:del w:id="324" w:author="Papu Bhattacharya" w:date="2019-07-01T20:34:00Z">
        <w:r w:rsidR="003D7AAD" w:rsidRPr="000B3D7B" w:rsidDel="000B3D7B">
          <w:rPr>
            <w:rFonts w:ascii="Times New Roman" w:hAnsi="Times New Roman" w:cs="Times New Roman"/>
            <w:b/>
            <w:bCs/>
            <w:sz w:val="21"/>
            <w:szCs w:val="21"/>
            <w:rPrChange w:id="325" w:author="Papu Bhattacharya" w:date="2019-07-01T20:34:00Z">
              <w:rPr>
                <w:rFonts w:ascii="Times New Roman" w:hAnsi="Times New Roman" w:cs="Times New Roman"/>
                <w:sz w:val="21"/>
                <w:szCs w:val="21"/>
              </w:rPr>
            </w:rPrChange>
          </w:rPr>
          <w:delText>4</w:delText>
        </w:r>
      </w:del>
      <w:r w:rsidR="003D7AAD" w:rsidRPr="000B3D7B">
        <w:rPr>
          <w:rFonts w:ascii="Times New Roman" w:hAnsi="Times New Roman" w:cs="Times New Roman"/>
          <w:b/>
          <w:bCs/>
          <w:sz w:val="21"/>
          <w:szCs w:val="21"/>
          <w:rPrChange w:id="326" w:author="Papu Bhattacharya" w:date="2019-07-01T20:34:00Z">
            <w:rPr>
              <w:rFonts w:ascii="Times New Roman" w:hAnsi="Times New Roman" w:cs="Times New Roman"/>
              <w:sz w:val="21"/>
              <w:szCs w:val="21"/>
            </w:rPr>
          </w:rPrChange>
        </w:rPr>
        <w:t>: Training &amp; Transition – 1 Week</w:t>
      </w:r>
    </w:p>
    <w:p w14:paraId="1E125DBB" w14:textId="77777777" w:rsidR="003D7AAD" w:rsidRDefault="003D7AAD" w:rsidP="003D7AAD">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Provide Training &amp; Transition to Customer Personnel</w:t>
      </w:r>
    </w:p>
    <w:p w14:paraId="22139740" w14:textId="572F5CA1" w:rsidR="000A0154" w:rsidRPr="00446EEC" w:rsidRDefault="000A0154" w:rsidP="003D7AAD">
      <w:pPr>
        <w:pStyle w:val="NoSpacing"/>
        <w:jc w:val="both"/>
        <w:rPr>
          <w:rFonts w:ascii="Times New Roman" w:hAnsi="Times New Roman" w:cs="Times New Roman"/>
          <w:sz w:val="14"/>
          <w:szCs w:val="14"/>
        </w:rPr>
      </w:pPr>
    </w:p>
    <w:p w14:paraId="5264A34A" w14:textId="2804ECEB" w:rsidR="000A0154" w:rsidDel="000B3D7B" w:rsidRDefault="000A0154" w:rsidP="000A0154">
      <w:pPr>
        <w:pStyle w:val="NoSpacing"/>
        <w:jc w:val="both"/>
        <w:rPr>
          <w:del w:id="327" w:author="Papu Bhattacharya" w:date="2019-07-01T20:36:00Z"/>
          <w:rFonts w:ascii="Times New Roman" w:hAnsi="Times New Roman" w:cs="Times New Roman"/>
          <w:b/>
          <w:sz w:val="21"/>
          <w:szCs w:val="21"/>
        </w:rPr>
      </w:pPr>
      <w:del w:id="328" w:author="Papu Bhattacharya" w:date="2019-07-01T20:36:00Z">
        <w:r w:rsidRPr="00FC3DBD" w:rsidDel="000B3D7B">
          <w:rPr>
            <w:rFonts w:ascii="Times New Roman Bold" w:hAnsi="Times New Roman Bold" w:cs="Times New Roman"/>
            <w:b/>
            <w:smallCaps/>
            <w:sz w:val="21"/>
            <w:szCs w:val="21"/>
          </w:rPr>
          <w:delText>Migration Planning</w:delText>
        </w:r>
      </w:del>
    </w:p>
    <w:p w14:paraId="79D91F07" w14:textId="6001CEA2" w:rsidR="000A0154" w:rsidRPr="00446EEC" w:rsidDel="000B3D7B" w:rsidRDefault="000A0154" w:rsidP="000A0154">
      <w:pPr>
        <w:pStyle w:val="NoSpacing"/>
        <w:jc w:val="both"/>
        <w:rPr>
          <w:del w:id="329" w:author="Papu Bhattacharya" w:date="2019-07-01T20:36:00Z"/>
          <w:rFonts w:ascii="Times New Roman" w:hAnsi="Times New Roman" w:cs="Times New Roman"/>
          <w:sz w:val="14"/>
          <w:szCs w:val="14"/>
        </w:rPr>
      </w:pPr>
    </w:p>
    <w:p w14:paraId="198844E2" w14:textId="64436631" w:rsidR="000A0154" w:rsidDel="000B3D7B" w:rsidRDefault="000A0154" w:rsidP="000A0154">
      <w:pPr>
        <w:pStyle w:val="NoSpacing"/>
        <w:numPr>
          <w:ilvl w:val="0"/>
          <w:numId w:val="35"/>
        </w:numPr>
        <w:jc w:val="both"/>
        <w:rPr>
          <w:del w:id="330" w:author="Papu Bhattacharya" w:date="2019-07-01T20:36:00Z"/>
          <w:rFonts w:ascii="Times New Roman" w:hAnsi="Times New Roman" w:cs="Times New Roman"/>
          <w:sz w:val="21"/>
          <w:szCs w:val="21"/>
        </w:rPr>
      </w:pPr>
      <w:del w:id="331" w:author="Papu Bhattacharya" w:date="2019-07-01T20:36:00Z">
        <w:r w:rsidDel="000B3D7B">
          <w:rPr>
            <w:rFonts w:ascii="Times New Roman" w:hAnsi="Times New Roman" w:cs="Times New Roman"/>
            <w:sz w:val="21"/>
            <w:szCs w:val="21"/>
          </w:rPr>
          <w:delText>Identify workloads. For each Client Workload in source environment, SYNECTIKS will require:</w:delText>
        </w:r>
      </w:del>
    </w:p>
    <w:p w14:paraId="4DB0F327" w14:textId="22058F39" w:rsidR="00B437C2" w:rsidDel="000B3D7B" w:rsidRDefault="00B437C2" w:rsidP="00B437C2">
      <w:pPr>
        <w:pStyle w:val="NoSpacing"/>
        <w:numPr>
          <w:ilvl w:val="1"/>
          <w:numId w:val="35"/>
        </w:numPr>
        <w:jc w:val="both"/>
        <w:rPr>
          <w:del w:id="332" w:author="Papu Bhattacharya" w:date="2019-07-01T20:36:00Z"/>
          <w:rFonts w:ascii="Times New Roman" w:hAnsi="Times New Roman" w:cs="Times New Roman"/>
          <w:sz w:val="21"/>
          <w:szCs w:val="21"/>
        </w:rPr>
      </w:pPr>
      <w:del w:id="333" w:author="Papu Bhattacharya" w:date="2019-07-01T20:36:00Z">
        <w:r w:rsidDel="000B3D7B">
          <w:rPr>
            <w:rFonts w:ascii="Times New Roman" w:hAnsi="Times New Roman" w:cs="Times New Roman"/>
            <w:sz w:val="21"/>
            <w:szCs w:val="21"/>
          </w:rPr>
          <w:delText>IP Address or DNS Name (If workloads have IP dependencies)</w:delText>
        </w:r>
      </w:del>
    </w:p>
    <w:p w14:paraId="186D0F30" w14:textId="1B938261" w:rsidR="00B437C2" w:rsidDel="000B3D7B" w:rsidRDefault="00B437C2" w:rsidP="00B437C2">
      <w:pPr>
        <w:pStyle w:val="NoSpacing"/>
        <w:numPr>
          <w:ilvl w:val="1"/>
          <w:numId w:val="35"/>
        </w:numPr>
        <w:jc w:val="both"/>
        <w:rPr>
          <w:del w:id="334" w:author="Papu Bhattacharya" w:date="2019-07-01T20:36:00Z"/>
          <w:rFonts w:ascii="Times New Roman" w:hAnsi="Times New Roman" w:cs="Times New Roman"/>
          <w:sz w:val="21"/>
          <w:szCs w:val="21"/>
        </w:rPr>
      </w:pPr>
      <w:del w:id="335" w:author="Papu Bhattacharya" w:date="2019-07-01T20:36:00Z">
        <w:r w:rsidDel="000B3D7B">
          <w:rPr>
            <w:rFonts w:ascii="Times New Roman" w:hAnsi="Times New Roman" w:cs="Times New Roman"/>
            <w:sz w:val="21"/>
            <w:szCs w:val="21"/>
          </w:rPr>
          <w:delText>Credentials for discovery (SSH Keys for Linux and username/password for Windows)</w:delText>
        </w:r>
      </w:del>
    </w:p>
    <w:p w14:paraId="2AEC6D1F" w14:textId="09F9C514" w:rsidR="00B437C2" w:rsidDel="000B3D7B" w:rsidRDefault="00B437C2" w:rsidP="00B437C2">
      <w:pPr>
        <w:pStyle w:val="NoSpacing"/>
        <w:numPr>
          <w:ilvl w:val="1"/>
          <w:numId w:val="35"/>
        </w:numPr>
        <w:jc w:val="both"/>
        <w:rPr>
          <w:del w:id="336" w:author="Papu Bhattacharya" w:date="2019-07-01T20:36:00Z"/>
          <w:rFonts w:ascii="Times New Roman" w:hAnsi="Times New Roman" w:cs="Times New Roman"/>
          <w:sz w:val="21"/>
          <w:szCs w:val="21"/>
        </w:rPr>
      </w:pPr>
      <w:del w:id="337" w:author="Papu Bhattacharya" w:date="2019-07-01T20:36:00Z">
        <w:r w:rsidDel="000B3D7B">
          <w:rPr>
            <w:rFonts w:ascii="Times New Roman" w:hAnsi="Times New Roman" w:cs="Times New Roman"/>
            <w:sz w:val="21"/>
            <w:szCs w:val="21"/>
          </w:rPr>
          <w:delText>Workload Image Size (Synectiks will use discovery tool)</w:delText>
        </w:r>
      </w:del>
    </w:p>
    <w:p w14:paraId="4B22F914" w14:textId="7D22E72E" w:rsidR="00B437C2" w:rsidDel="000B3D7B" w:rsidRDefault="00B437C2" w:rsidP="00B437C2">
      <w:pPr>
        <w:pStyle w:val="NoSpacing"/>
        <w:numPr>
          <w:ilvl w:val="1"/>
          <w:numId w:val="35"/>
        </w:numPr>
        <w:jc w:val="both"/>
        <w:rPr>
          <w:del w:id="338" w:author="Papu Bhattacharya" w:date="2019-07-01T20:36:00Z"/>
          <w:rFonts w:ascii="Times New Roman" w:hAnsi="Times New Roman" w:cs="Times New Roman"/>
          <w:sz w:val="21"/>
          <w:szCs w:val="21"/>
        </w:rPr>
      </w:pPr>
      <w:del w:id="339" w:author="Papu Bhattacharya" w:date="2019-07-01T20:36:00Z">
        <w:r w:rsidDel="000B3D7B">
          <w:rPr>
            <w:rFonts w:ascii="Times New Roman" w:hAnsi="Times New Roman" w:cs="Times New Roman"/>
            <w:sz w:val="21"/>
            <w:szCs w:val="21"/>
          </w:rPr>
          <w:delText>Size of Disks and Partitions (Synectiks will use discovery tool)</w:delText>
        </w:r>
      </w:del>
    </w:p>
    <w:p w14:paraId="17BA64A9" w14:textId="6D894533" w:rsidR="00B437C2" w:rsidDel="000B3D7B" w:rsidRDefault="00B437C2" w:rsidP="00B437C2">
      <w:pPr>
        <w:pStyle w:val="NoSpacing"/>
        <w:numPr>
          <w:ilvl w:val="1"/>
          <w:numId w:val="35"/>
        </w:numPr>
        <w:jc w:val="both"/>
        <w:rPr>
          <w:del w:id="340" w:author="Papu Bhattacharya" w:date="2019-07-01T20:36:00Z"/>
          <w:rFonts w:ascii="Times New Roman" w:hAnsi="Times New Roman" w:cs="Times New Roman"/>
          <w:sz w:val="21"/>
          <w:szCs w:val="21"/>
        </w:rPr>
      </w:pPr>
      <w:del w:id="341" w:author="Papu Bhattacharya" w:date="2019-07-01T20:36:00Z">
        <w:r w:rsidDel="000B3D7B">
          <w:rPr>
            <w:rFonts w:ascii="Times New Roman" w:hAnsi="Times New Roman" w:cs="Times New Roman"/>
            <w:sz w:val="21"/>
            <w:szCs w:val="21"/>
          </w:rPr>
          <w:delText>Size of databases, usage pattern and content organization (Synectiks will use discovery tool)</w:delText>
        </w:r>
      </w:del>
    </w:p>
    <w:p w14:paraId="64B46C8D" w14:textId="51CA85F2" w:rsidR="00B437C2" w:rsidDel="000B3D7B" w:rsidRDefault="00B437C2" w:rsidP="00B437C2">
      <w:pPr>
        <w:pStyle w:val="NoSpacing"/>
        <w:numPr>
          <w:ilvl w:val="1"/>
          <w:numId w:val="35"/>
        </w:numPr>
        <w:jc w:val="both"/>
        <w:rPr>
          <w:del w:id="342" w:author="Papu Bhattacharya" w:date="2019-07-01T20:36:00Z"/>
          <w:rFonts w:ascii="Times New Roman" w:hAnsi="Times New Roman" w:cs="Times New Roman"/>
          <w:sz w:val="21"/>
          <w:szCs w:val="21"/>
        </w:rPr>
      </w:pPr>
      <w:del w:id="343" w:author="Papu Bhattacharya" w:date="2019-07-01T20:36:00Z">
        <w:r w:rsidDel="000B3D7B">
          <w:rPr>
            <w:rFonts w:ascii="Times New Roman" w:hAnsi="Times New Roman" w:cs="Times New Roman"/>
            <w:sz w:val="21"/>
            <w:szCs w:val="21"/>
          </w:rPr>
          <w:delText>Size of filesystem</w:delText>
        </w:r>
      </w:del>
    </w:p>
    <w:p w14:paraId="78B55029" w14:textId="3C2CA32D" w:rsidR="00B437C2" w:rsidDel="000B3D7B" w:rsidRDefault="00B437C2" w:rsidP="00B437C2">
      <w:pPr>
        <w:pStyle w:val="NoSpacing"/>
        <w:numPr>
          <w:ilvl w:val="1"/>
          <w:numId w:val="35"/>
        </w:numPr>
        <w:jc w:val="both"/>
        <w:rPr>
          <w:del w:id="344" w:author="Papu Bhattacharya" w:date="2019-07-01T20:36:00Z"/>
          <w:rFonts w:ascii="Times New Roman" w:hAnsi="Times New Roman" w:cs="Times New Roman"/>
          <w:sz w:val="21"/>
          <w:szCs w:val="21"/>
        </w:rPr>
      </w:pPr>
      <w:del w:id="345" w:author="Papu Bhattacharya" w:date="2019-07-01T20:36:00Z">
        <w:r w:rsidDel="000B3D7B">
          <w:rPr>
            <w:rFonts w:ascii="Times New Roman" w:hAnsi="Times New Roman" w:cs="Times New Roman"/>
            <w:sz w:val="21"/>
            <w:szCs w:val="21"/>
          </w:rPr>
          <w:delText>Configuration details of any Domain Controllers</w:delText>
        </w:r>
      </w:del>
    </w:p>
    <w:p w14:paraId="5ED12729" w14:textId="28D4E53E" w:rsidR="00B437C2" w:rsidDel="000B3D7B" w:rsidRDefault="00B437C2" w:rsidP="00B437C2">
      <w:pPr>
        <w:pStyle w:val="NoSpacing"/>
        <w:numPr>
          <w:ilvl w:val="0"/>
          <w:numId w:val="35"/>
        </w:numPr>
        <w:jc w:val="both"/>
        <w:rPr>
          <w:del w:id="346" w:author="Papu Bhattacharya" w:date="2019-07-01T20:36:00Z"/>
          <w:rFonts w:ascii="Times New Roman" w:hAnsi="Times New Roman" w:cs="Times New Roman"/>
          <w:sz w:val="21"/>
          <w:szCs w:val="21"/>
        </w:rPr>
      </w:pPr>
      <w:del w:id="347" w:author="Papu Bhattacharya" w:date="2019-07-01T20:36:00Z">
        <w:r w:rsidDel="000B3D7B">
          <w:rPr>
            <w:rFonts w:ascii="Times New Roman" w:hAnsi="Times New Roman" w:cs="Times New Roman"/>
            <w:sz w:val="21"/>
            <w:szCs w:val="21"/>
          </w:rPr>
          <w:delText>Define where the discovery and migration tools will be Installed (We recommend to use discovery &amp; migration tools to speed up the process)</w:delText>
        </w:r>
      </w:del>
    </w:p>
    <w:p w14:paraId="18D829E3" w14:textId="502A1FD0" w:rsidR="00B437C2" w:rsidDel="000B3D7B" w:rsidRDefault="00B437C2" w:rsidP="00B437C2">
      <w:pPr>
        <w:pStyle w:val="NoSpacing"/>
        <w:numPr>
          <w:ilvl w:val="0"/>
          <w:numId w:val="35"/>
        </w:numPr>
        <w:jc w:val="both"/>
        <w:rPr>
          <w:del w:id="348" w:author="Papu Bhattacharya" w:date="2019-07-01T20:36:00Z"/>
          <w:rFonts w:ascii="Times New Roman" w:hAnsi="Times New Roman" w:cs="Times New Roman"/>
          <w:sz w:val="21"/>
          <w:szCs w:val="21"/>
        </w:rPr>
      </w:pPr>
      <w:del w:id="349" w:author="Papu Bhattacharya" w:date="2019-07-01T20:36:00Z">
        <w:r w:rsidDel="000B3D7B">
          <w:rPr>
            <w:rFonts w:ascii="Times New Roman" w:hAnsi="Times New Roman" w:cs="Times New Roman"/>
            <w:sz w:val="21"/>
            <w:szCs w:val="21"/>
          </w:rPr>
          <w:delText>Determine Network Connectivity to Origin &amp; Target environments</w:delText>
        </w:r>
      </w:del>
    </w:p>
    <w:p w14:paraId="37CBA2B6" w14:textId="2FF27064" w:rsidR="00B437C2" w:rsidDel="000B3D7B" w:rsidRDefault="00B437C2" w:rsidP="00B437C2">
      <w:pPr>
        <w:pStyle w:val="NoSpacing"/>
        <w:numPr>
          <w:ilvl w:val="0"/>
          <w:numId w:val="35"/>
        </w:numPr>
        <w:jc w:val="both"/>
        <w:rPr>
          <w:del w:id="350" w:author="Papu Bhattacharya" w:date="2019-07-01T20:36:00Z"/>
          <w:rFonts w:ascii="Times New Roman" w:hAnsi="Times New Roman" w:cs="Times New Roman"/>
          <w:sz w:val="21"/>
          <w:szCs w:val="21"/>
        </w:rPr>
      </w:pPr>
      <w:del w:id="351" w:author="Papu Bhattacharya" w:date="2019-07-01T20:36:00Z">
        <w:r w:rsidDel="000B3D7B">
          <w:rPr>
            <w:rFonts w:ascii="Times New Roman" w:hAnsi="Times New Roman" w:cs="Times New Roman"/>
            <w:sz w:val="21"/>
            <w:szCs w:val="21"/>
          </w:rPr>
          <w:delText>Determine Network Topology in Origin &amp; Target environments</w:delText>
        </w:r>
      </w:del>
    </w:p>
    <w:p w14:paraId="1A2DF144" w14:textId="44F5D436" w:rsidR="00B437C2" w:rsidDel="000B3D7B" w:rsidRDefault="00B437C2" w:rsidP="00B437C2">
      <w:pPr>
        <w:pStyle w:val="NoSpacing"/>
        <w:numPr>
          <w:ilvl w:val="0"/>
          <w:numId w:val="35"/>
        </w:numPr>
        <w:jc w:val="both"/>
        <w:rPr>
          <w:del w:id="352" w:author="Papu Bhattacharya" w:date="2019-07-01T20:36:00Z"/>
          <w:rFonts w:ascii="Times New Roman" w:hAnsi="Times New Roman" w:cs="Times New Roman"/>
          <w:sz w:val="21"/>
          <w:szCs w:val="21"/>
        </w:rPr>
      </w:pPr>
      <w:del w:id="353" w:author="Papu Bhattacharya" w:date="2019-07-01T20:36:00Z">
        <w:r w:rsidDel="000B3D7B">
          <w:rPr>
            <w:rFonts w:ascii="Times New Roman" w:hAnsi="Times New Roman" w:cs="Times New Roman"/>
            <w:sz w:val="21"/>
            <w:szCs w:val="21"/>
          </w:rPr>
          <w:delText>Identify other Migration processes and constraints</w:delText>
        </w:r>
      </w:del>
    </w:p>
    <w:p w14:paraId="6F8D8CAD" w14:textId="5BFBF2B2" w:rsidR="00B437C2" w:rsidDel="000B3D7B" w:rsidRDefault="00B437C2" w:rsidP="00B437C2">
      <w:pPr>
        <w:pStyle w:val="NoSpacing"/>
        <w:numPr>
          <w:ilvl w:val="0"/>
          <w:numId w:val="35"/>
        </w:numPr>
        <w:jc w:val="both"/>
        <w:rPr>
          <w:del w:id="354" w:author="Papu Bhattacharya" w:date="2019-07-01T20:36:00Z"/>
          <w:rFonts w:ascii="Times New Roman" w:hAnsi="Times New Roman" w:cs="Times New Roman"/>
          <w:sz w:val="21"/>
          <w:szCs w:val="21"/>
        </w:rPr>
      </w:pPr>
      <w:del w:id="355" w:author="Papu Bhattacharya" w:date="2019-07-01T20:36:00Z">
        <w:r w:rsidDel="000B3D7B">
          <w:rPr>
            <w:rFonts w:ascii="Times New Roman" w:hAnsi="Times New Roman" w:cs="Times New Roman"/>
            <w:sz w:val="21"/>
            <w:szCs w:val="21"/>
          </w:rPr>
          <w:delText>Determine Target environment (for each Client Workload)</w:delText>
        </w:r>
      </w:del>
    </w:p>
    <w:p w14:paraId="245AB3EC" w14:textId="5BF99710" w:rsidR="00B437C2" w:rsidDel="000B3D7B" w:rsidRDefault="00B437C2" w:rsidP="00B437C2">
      <w:pPr>
        <w:pStyle w:val="NoSpacing"/>
        <w:numPr>
          <w:ilvl w:val="0"/>
          <w:numId w:val="35"/>
        </w:numPr>
        <w:jc w:val="both"/>
        <w:rPr>
          <w:del w:id="356" w:author="Papu Bhattacharya" w:date="2019-07-01T20:36:00Z"/>
          <w:rFonts w:ascii="Times New Roman" w:hAnsi="Times New Roman" w:cs="Times New Roman"/>
          <w:sz w:val="21"/>
          <w:szCs w:val="21"/>
        </w:rPr>
      </w:pPr>
      <w:del w:id="357" w:author="Papu Bhattacharya" w:date="2019-07-01T20:36:00Z">
        <w:r w:rsidDel="000B3D7B">
          <w:rPr>
            <w:rFonts w:ascii="Times New Roman" w:hAnsi="Times New Roman" w:cs="Times New Roman"/>
            <w:sz w:val="21"/>
            <w:szCs w:val="21"/>
          </w:rPr>
          <w:delText>Define and design Service Structure</w:delText>
        </w:r>
      </w:del>
    </w:p>
    <w:p w14:paraId="46B52DF0" w14:textId="5C02B638" w:rsidR="00B437C2" w:rsidDel="000B3D7B" w:rsidRDefault="00B437C2" w:rsidP="00B437C2">
      <w:pPr>
        <w:pStyle w:val="NoSpacing"/>
        <w:numPr>
          <w:ilvl w:val="0"/>
          <w:numId w:val="35"/>
        </w:numPr>
        <w:jc w:val="both"/>
        <w:rPr>
          <w:del w:id="358" w:author="Papu Bhattacharya" w:date="2019-07-01T20:36:00Z"/>
          <w:rFonts w:ascii="Times New Roman" w:hAnsi="Times New Roman" w:cs="Times New Roman"/>
          <w:sz w:val="21"/>
          <w:szCs w:val="21"/>
        </w:rPr>
      </w:pPr>
      <w:del w:id="359" w:author="Papu Bhattacharya" w:date="2019-07-01T20:36:00Z">
        <w:r w:rsidDel="000B3D7B">
          <w:rPr>
            <w:rFonts w:ascii="Times New Roman" w:hAnsi="Times New Roman" w:cs="Times New Roman"/>
            <w:sz w:val="21"/>
            <w:szCs w:val="21"/>
          </w:rPr>
          <w:delText>Server Groupings or Servers that work together (moved together) RMM can create port map of interrelated workloads</w:delText>
        </w:r>
      </w:del>
    </w:p>
    <w:p w14:paraId="2FB03BC9" w14:textId="25807A94" w:rsidR="00B437C2" w:rsidDel="000B3D7B" w:rsidRDefault="00B437C2" w:rsidP="00B437C2">
      <w:pPr>
        <w:pStyle w:val="NoSpacing"/>
        <w:numPr>
          <w:ilvl w:val="0"/>
          <w:numId w:val="35"/>
        </w:numPr>
        <w:jc w:val="both"/>
        <w:rPr>
          <w:del w:id="360" w:author="Papu Bhattacharya" w:date="2019-07-01T20:36:00Z"/>
          <w:rFonts w:ascii="Times New Roman" w:hAnsi="Times New Roman" w:cs="Times New Roman"/>
          <w:sz w:val="21"/>
          <w:szCs w:val="21"/>
        </w:rPr>
      </w:pPr>
      <w:del w:id="361" w:author="Papu Bhattacharya" w:date="2019-07-01T20:36:00Z">
        <w:r w:rsidDel="000B3D7B">
          <w:rPr>
            <w:rFonts w:ascii="Times New Roman" w:hAnsi="Times New Roman" w:cs="Times New Roman"/>
            <w:sz w:val="21"/>
            <w:szCs w:val="21"/>
          </w:rPr>
          <w:delText>Migration Groupings and Waves</w:delText>
        </w:r>
      </w:del>
    </w:p>
    <w:p w14:paraId="16F26191" w14:textId="79C878C6" w:rsidR="00B437C2" w:rsidDel="000B3D7B" w:rsidRDefault="00B437C2" w:rsidP="00B437C2">
      <w:pPr>
        <w:pStyle w:val="NoSpacing"/>
        <w:numPr>
          <w:ilvl w:val="0"/>
          <w:numId w:val="35"/>
        </w:numPr>
        <w:jc w:val="both"/>
        <w:rPr>
          <w:del w:id="362" w:author="Papu Bhattacharya" w:date="2019-07-01T20:36:00Z"/>
          <w:rFonts w:ascii="Times New Roman" w:hAnsi="Times New Roman" w:cs="Times New Roman"/>
          <w:sz w:val="21"/>
          <w:szCs w:val="21"/>
        </w:rPr>
      </w:pPr>
      <w:del w:id="363" w:author="Papu Bhattacharya" w:date="2019-07-01T20:36:00Z">
        <w:r w:rsidDel="000B3D7B">
          <w:rPr>
            <w:rFonts w:ascii="Times New Roman" w:hAnsi="Times New Roman" w:cs="Times New Roman"/>
            <w:sz w:val="21"/>
            <w:szCs w:val="21"/>
          </w:rPr>
          <w:delText>Migration Timeframe</w:delText>
        </w:r>
      </w:del>
    </w:p>
    <w:p w14:paraId="6B95BF74" w14:textId="74AE6E64" w:rsidR="00B437C2" w:rsidDel="000B3D7B" w:rsidRDefault="00B437C2" w:rsidP="00B437C2">
      <w:pPr>
        <w:pStyle w:val="NoSpacing"/>
        <w:numPr>
          <w:ilvl w:val="0"/>
          <w:numId w:val="35"/>
        </w:numPr>
        <w:jc w:val="both"/>
        <w:rPr>
          <w:del w:id="364" w:author="Papu Bhattacharya" w:date="2019-07-01T20:36:00Z"/>
          <w:rFonts w:ascii="Times New Roman" w:hAnsi="Times New Roman" w:cs="Times New Roman"/>
          <w:sz w:val="21"/>
          <w:szCs w:val="21"/>
        </w:rPr>
      </w:pPr>
      <w:del w:id="365" w:author="Papu Bhattacharya" w:date="2019-07-01T20:36:00Z">
        <w:r w:rsidDel="000B3D7B">
          <w:rPr>
            <w:rFonts w:ascii="Times New Roman" w:hAnsi="Times New Roman" w:cs="Times New Roman"/>
            <w:sz w:val="21"/>
            <w:szCs w:val="21"/>
          </w:rPr>
          <w:delText>Migration Windows</w:delText>
        </w:r>
      </w:del>
    </w:p>
    <w:p w14:paraId="6ADEC5CA" w14:textId="102C109C" w:rsidR="00B437C2" w:rsidDel="000B3D7B" w:rsidRDefault="00B437C2" w:rsidP="00B437C2">
      <w:pPr>
        <w:pStyle w:val="NoSpacing"/>
        <w:numPr>
          <w:ilvl w:val="0"/>
          <w:numId w:val="35"/>
        </w:numPr>
        <w:jc w:val="both"/>
        <w:rPr>
          <w:del w:id="366" w:author="Papu Bhattacharya" w:date="2019-07-01T20:36:00Z"/>
          <w:rFonts w:ascii="Times New Roman" w:hAnsi="Times New Roman" w:cs="Times New Roman"/>
          <w:sz w:val="21"/>
          <w:szCs w:val="21"/>
        </w:rPr>
      </w:pPr>
      <w:del w:id="367" w:author="Papu Bhattacharya" w:date="2019-07-01T20:36:00Z">
        <w:r w:rsidDel="000B3D7B">
          <w:rPr>
            <w:rFonts w:ascii="Times New Roman" w:hAnsi="Times New Roman" w:cs="Times New Roman"/>
            <w:sz w:val="21"/>
            <w:szCs w:val="21"/>
          </w:rPr>
          <w:delText>Acceptance Test Plan</w:delText>
        </w:r>
      </w:del>
    </w:p>
    <w:p w14:paraId="6BDD3811" w14:textId="7DC1E9A3" w:rsidR="007F1931" w:rsidDel="000B3D7B" w:rsidRDefault="00B437C2" w:rsidP="00B437C2">
      <w:pPr>
        <w:pStyle w:val="NoSpacing"/>
        <w:numPr>
          <w:ilvl w:val="0"/>
          <w:numId w:val="35"/>
        </w:numPr>
        <w:jc w:val="both"/>
        <w:rPr>
          <w:del w:id="368" w:author="Papu Bhattacharya" w:date="2019-07-01T20:36:00Z"/>
          <w:rFonts w:ascii="Times New Roman" w:hAnsi="Times New Roman" w:cs="Times New Roman"/>
          <w:sz w:val="21"/>
          <w:szCs w:val="21"/>
        </w:rPr>
      </w:pPr>
      <w:del w:id="369" w:author="Papu Bhattacharya" w:date="2019-07-01T20:36:00Z">
        <w:r w:rsidRPr="000A0154" w:rsidDel="000B3D7B">
          <w:rPr>
            <w:rFonts w:ascii="Times New Roman" w:hAnsi="Times New Roman" w:cs="Times New Roman"/>
            <w:sz w:val="21"/>
            <w:szCs w:val="21"/>
          </w:rPr>
          <w:delText>Cutover Requirements</w:delText>
        </w:r>
      </w:del>
    </w:p>
    <w:p w14:paraId="6B0442F1" w14:textId="6E68E034" w:rsidR="00D13C2D" w:rsidRPr="000A0154" w:rsidDel="000B3D7B" w:rsidRDefault="00D13C2D" w:rsidP="000A0154">
      <w:pPr>
        <w:pStyle w:val="NoSpacing"/>
        <w:numPr>
          <w:ilvl w:val="0"/>
          <w:numId w:val="35"/>
        </w:numPr>
        <w:jc w:val="both"/>
        <w:rPr>
          <w:del w:id="370" w:author="Papu Bhattacharya" w:date="2019-07-01T20:36:00Z"/>
          <w:rFonts w:ascii="Times New Roman" w:hAnsi="Times New Roman" w:cs="Times New Roman"/>
          <w:sz w:val="21"/>
          <w:szCs w:val="21"/>
        </w:rPr>
      </w:pPr>
      <w:del w:id="371" w:author="Papu Bhattacharya" w:date="2019-07-01T20:36:00Z">
        <w:r w:rsidDel="000B3D7B">
          <w:rPr>
            <w:rFonts w:ascii="Times New Roman" w:hAnsi="Times New Roman" w:cs="Times New Roman"/>
            <w:sz w:val="21"/>
            <w:szCs w:val="21"/>
          </w:rPr>
          <w:delText>Risk and Fallback Plan</w:delText>
        </w:r>
      </w:del>
    </w:p>
    <w:p w14:paraId="15F09520" w14:textId="486E0B2C" w:rsidR="006072D8" w:rsidRPr="00446EEC" w:rsidDel="000B3D7B" w:rsidRDefault="006072D8" w:rsidP="00840C0D">
      <w:pPr>
        <w:pStyle w:val="NoSpacing"/>
        <w:rPr>
          <w:del w:id="372" w:author="Papu Bhattacharya" w:date="2019-07-01T20:36:00Z"/>
          <w:rFonts w:ascii="Times New Roman" w:hAnsi="Times New Roman" w:cs="Times New Roman"/>
          <w:sz w:val="14"/>
          <w:szCs w:val="14"/>
        </w:rPr>
      </w:pPr>
    </w:p>
    <w:p w14:paraId="22D43E56" w14:textId="27E3C52B" w:rsidR="003D7AAD" w:rsidRPr="00FC3DBD" w:rsidDel="000B3D7B" w:rsidRDefault="003D7AAD" w:rsidP="00FC3DBD">
      <w:pPr>
        <w:pStyle w:val="NoSpacing"/>
        <w:jc w:val="both"/>
        <w:rPr>
          <w:del w:id="373" w:author="Papu Bhattacharya" w:date="2019-07-01T20:36:00Z"/>
          <w:rFonts w:ascii="Times New Roman Bold" w:hAnsi="Times New Roman Bold" w:cs="Times New Roman"/>
          <w:b/>
          <w:smallCaps/>
          <w:sz w:val="21"/>
          <w:szCs w:val="21"/>
        </w:rPr>
      </w:pPr>
      <w:del w:id="374" w:author="Papu Bhattacharya" w:date="2019-07-01T20:36:00Z">
        <w:r w:rsidRPr="00FC3DBD" w:rsidDel="000B3D7B">
          <w:rPr>
            <w:rFonts w:ascii="Times New Roman Bold" w:hAnsi="Times New Roman Bold" w:cs="Times New Roman"/>
            <w:b/>
            <w:smallCaps/>
            <w:sz w:val="21"/>
            <w:szCs w:val="21"/>
          </w:rPr>
          <w:delText>Migration</w:delText>
        </w:r>
      </w:del>
    </w:p>
    <w:p w14:paraId="57864A1C" w14:textId="680FC694" w:rsidR="003D7AAD" w:rsidRPr="00446EEC" w:rsidDel="000B3D7B" w:rsidRDefault="003D7AAD" w:rsidP="00840C0D">
      <w:pPr>
        <w:pStyle w:val="NoSpacing"/>
        <w:rPr>
          <w:del w:id="375" w:author="Papu Bhattacharya" w:date="2019-07-01T20:36:00Z"/>
          <w:rFonts w:ascii="Times New Roman" w:hAnsi="Times New Roman" w:cs="Times New Roman"/>
          <w:sz w:val="14"/>
          <w:szCs w:val="14"/>
        </w:rPr>
      </w:pPr>
    </w:p>
    <w:p w14:paraId="7CEF392A" w14:textId="3CEF3EB3" w:rsidR="00B437C2" w:rsidRPr="004F21CC" w:rsidDel="000B3D7B" w:rsidRDefault="00B437C2" w:rsidP="00B437C2">
      <w:pPr>
        <w:pStyle w:val="NoSpacing"/>
        <w:numPr>
          <w:ilvl w:val="0"/>
          <w:numId w:val="37"/>
        </w:numPr>
        <w:jc w:val="both"/>
        <w:rPr>
          <w:del w:id="376" w:author="Papu Bhattacharya" w:date="2019-07-01T20:36:00Z"/>
          <w:rFonts w:ascii="Times New Roman" w:hAnsi="Times New Roman" w:cs="Times New Roman"/>
          <w:sz w:val="21"/>
          <w:szCs w:val="21"/>
        </w:rPr>
      </w:pPr>
      <w:del w:id="377" w:author="Papu Bhattacharya" w:date="2019-07-01T20:36:00Z">
        <w:r w:rsidDel="000B3D7B">
          <w:rPr>
            <w:rFonts w:ascii="Times New Roman" w:hAnsi="Times New Roman" w:cs="Times New Roman"/>
            <w:sz w:val="21"/>
            <w:szCs w:val="21"/>
          </w:rPr>
          <w:delText>Live capture of the system images and local disks for each wave/group of applications or some cases e</w:delText>
        </w:r>
        <w:r w:rsidRPr="004F21CC" w:rsidDel="000B3D7B">
          <w:rPr>
            <w:rFonts w:ascii="Times New Roman" w:hAnsi="Times New Roman" w:cs="Times New Roman"/>
            <w:sz w:val="21"/>
            <w:szCs w:val="21"/>
          </w:rPr>
          <w:delText>xport of existing system data</w:delText>
        </w:r>
      </w:del>
    </w:p>
    <w:p w14:paraId="00710290" w14:textId="13816592" w:rsidR="00B437C2" w:rsidDel="000B3D7B" w:rsidRDefault="00B437C2" w:rsidP="00B437C2">
      <w:pPr>
        <w:pStyle w:val="NoSpacing"/>
        <w:numPr>
          <w:ilvl w:val="0"/>
          <w:numId w:val="37"/>
        </w:numPr>
        <w:jc w:val="both"/>
        <w:rPr>
          <w:del w:id="378" w:author="Papu Bhattacharya" w:date="2019-07-01T20:36:00Z"/>
          <w:rFonts w:ascii="Times New Roman" w:hAnsi="Times New Roman" w:cs="Times New Roman"/>
          <w:sz w:val="21"/>
          <w:szCs w:val="21"/>
        </w:rPr>
      </w:pPr>
      <w:del w:id="379" w:author="Papu Bhattacharya" w:date="2019-07-01T20:36:00Z">
        <w:r w:rsidDel="000B3D7B">
          <w:rPr>
            <w:rFonts w:ascii="Times New Roman" w:hAnsi="Times New Roman" w:cs="Times New Roman"/>
            <w:sz w:val="21"/>
            <w:szCs w:val="21"/>
          </w:rPr>
          <w:delText>Provision Application/Services Hosting Zones and Operation Support System Zone</w:delText>
        </w:r>
      </w:del>
    </w:p>
    <w:p w14:paraId="0A7BFCFF" w14:textId="6717DDAB" w:rsidR="00B437C2" w:rsidDel="000B3D7B" w:rsidRDefault="00B437C2" w:rsidP="00B437C2">
      <w:pPr>
        <w:pStyle w:val="NoSpacing"/>
        <w:numPr>
          <w:ilvl w:val="0"/>
          <w:numId w:val="37"/>
        </w:numPr>
        <w:jc w:val="both"/>
        <w:rPr>
          <w:del w:id="380" w:author="Papu Bhattacharya" w:date="2019-07-01T20:36:00Z"/>
          <w:rFonts w:ascii="Times New Roman" w:hAnsi="Times New Roman" w:cs="Times New Roman"/>
          <w:sz w:val="21"/>
          <w:szCs w:val="21"/>
        </w:rPr>
      </w:pPr>
      <w:del w:id="381" w:author="Papu Bhattacharya" w:date="2019-07-01T20:36:00Z">
        <w:r w:rsidDel="000B3D7B">
          <w:rPr>
            <w:rFonts w:ascii="Times New Roman" w:hAnsi="Times New Roman" w:cs="Times New Roman"/>
            <w:sz w:val="21"/>
            <w:szCs w:val="21"/>
          </w:rPr>
          <w:delText>Provision New Systems in destination</w:delText>
        </w:r>
      </w:del>
    </w:p>
    <w:p w14:paraId="51A57C55" w14:textId="22E73372" w:rsidR="00B437C2" w:rsidDel="000B3D7B" w:rsidRDefault="00B437C2" w:rsidP="00B437C2">
      <w:pPr>
        <w:pStyle w:val="NoSpacing"/>
        <w:numPr>
          <w:ilvl w:val="0"/>
          <w:numId w:val="37"/>
        </w:numPr>
        <w:jc w:val="both"/>
        <w:rPr>
          <w:del w:id="382" w:author="Papu Bhattacharya" w:date="2019-07-01T20:36:00Z"/>
          <w:rFonts w:ascii="Times New Roman" w:hAnsi="Times New Roman" w:cs="Times New Roman"/>
          <w:sz w:val="21"/>
          <w:szCs w:val="21"/>
        </w:rPr>
      </w:pPr>
      <w:del w:id="383" w:author="Papu Bhattacharya" w:date="2019-07-01T20:36:00Z">
        <w:r w:rsidDel="000B3D7B">
          <w:rPr>
            <w:rFonts w:ascii="Times New Roman" w:hAnsi="Times New Roman" w:cs="Times New Roman"/>
            <w:sz w:val="21"/>
            <w:szCs w:val="21"/>
          </w:rPr>
          <w:delText>Assign workloads in destination</w:delText>
        </w:r>
      </w:del>
    </w:p>
    <w:p w14:paraId="549FA8F9" w14:textId="06268C45" w:rsidR="00B437C2" w:rsidDel="000B3D7B" w:rsidRDefault="00B437C2" w:rsidP="00B437C2">
      <w:pPr>
        <w:pStyle w:val="NoSpacing"/>
        <w:numPr>
          <w:ilvl w:val="1"/>
          <w:numId w:val="37"/>
        </w:numPr>
        <w:jc w:val="both"/>
        <w:rPr>
          <w:del w:id="384" w:author="Papu Bhattacharya" w:date="2019-07-01T20:36:00Z"/>
          <w:rFonts w:ascii="Times New Roman" w:hAnsi="Times New Roman" w:cs="Times New Roman"/>
          <w:sz w:val="21"/>
          <w:szCs w:val="21"/>
        </w:rPr>
      </w:pPr>
      <w:del w:id="385" w:author="Papu Bhattacharya" w:date="2019-07-01T20:36:00Z">
        <w:r w:rsidDel="000B3D7B">
          <w:rPr>
            <w:rFonts w:ascii="Times New Roman" w:hAnsi="Times New Roman" w:cs="Times New Roman"/>
            <w:sz w:val="21"/>
            <w:szCs w:val="21"/>
          </w:rPr>
          <w:delText>Configuration in destination</w:delText>
        </w:r>
      </w:del>
    </w:p>
    <w:p w14:paraId="0C2243C2" w14:textId="1D59C020" w:rsidR="00B437C2" w:rsidDel="000B3D7B" w:rsidRDefault="00B437C2" w:rsidP="00B437C2">
      <w:pPr>
        <w:pStyle w:val="NoSpacing"/>
        <w:numPr>
          <w:ilvl w:val="1"/>
          <w:numId w:val="37"/>
        </w:numPr>
        <w:jc w:val="both"/>
        <w:rPr>
          <w:del w:id="386" w:author="Papu Bhattacharya" w:date="2019-07-01T20:36:00Z"/>
          <w:rFonts w:ascii="Times New Roman" w:hAnsi="Times New Roman" w:cs="Times New Roman"/>
          <w:sz w:val="21"/>
          <w:szCs w:val="21"/>
        </w:rPr>
      </w:pPr>
      <w:del w:id="387" w:author="Papu Bhattacharya" w:date="2019-07-01T20:36:00Z">
        <w:r w:rsidDel="000B3D7B">
          <w:rPr>
            <w:rFonts w:ascii="Times New Roman" w:hAnsi="Times New Roman" w:cs="Times New Roman"/>
            <w:sz w:val="21"/>
            <w:szCs w:val="21"/>
          </w:rPr>
          <w:delText>Configure new Network Configurations</w:delText>
        </w:r>
      </w:del>
    </w:p>
    <w:p w14:paraId="198E2127" w14:textId="196EE3BF" w:rsidR="00B437C2" w:rsidDel="000B3D7B" w:rsidRDefault="00B437C2" w:rsidP="00B437C2">
      <w:pPr>
        <w:pStyle w:val="NoSpacing"/>
        <w:numPr>
          <w:ilvl w:val="1"/>
          <w:numId w:val="37"/>
        </w:numPr>
        <w:jc w:val="both"/>
        <w:rPr>
          <w:del w:id="388" w:author="Papu Bhattacharya" w:date="2019-07-01T20:36:00Z"/>
          <w:rFonts w:ascii="Times New Roman" w:hAnsi="Times New Roman" w:cs="Times New Roman"/>
          <w:sz w:val="21"/>
          <w:szCs w:val="21"/>
        </w:rPr>
      </w:pPr>
      <w:del w:id="389" w:author="Papu Bhattacharya" w:date="2019-07-01T20:36:00Z">
        <w:r w:rsidDel="000B3D7B">
          <w:rPr>
            <w:rFonts w:ascii="Times New Roman" w:hAnsi="Times New Roman" w:cs="Times New Roman"/>
            <w:sz w:val="21"/>
            <w:szCs w:val="21"/>
          </w:rPr>
          <w:delText>Import of Application data in Target environment</w:delText>
        </w:r>
      </w:del>
    </w:p>
    <w:p w14:paraId="7C9A8711" w14:textId="5056FA30" w:rsidR="00B437C2" w:rsidDel="000B3D7B" w:rsidRDefault="00B437C2" w:rsidP="00B437C2">
      <w:pPr>
        <w:pStyle w:val="NoSpacing"/>
        <w:numPr>
          <w:ilvl w:val="0"/>
          <w:numId w:val="37"/>
        </w:numPr>
        <w:jc w:val="both"/>
        <w:rPr>
          <w:del w:id="390" w:author="Papu Bhattacharya" w:date="2019-07-01T20:36:00Z"/>
          <w:rFonts w:ascii="Times New Roman" w:hAnsi="Times New Roman" w:cs="Times New Roman"/>
          <w:sz w:val="21"/>
          <w:szCs w:val="21"/>
        </w:rPr>
      </w:pPr>
      <w:del w:id="391" w:author="Papu Bhattacharya" w:date="2019-07-01T20:36:00Z">
        <w:r w:rsidDel="000B3D7B">
          <w:rPr>
            <w:rFonts w:ascii="Times New Roman" w:hAnsi="Times New Roman" w:cs="Times New Roman"/>
            <w:sz w:val="21"/>
            <w:szCs w:val="21"/>
          </w:rPr>
          <w:delText>Synchronize local data between source and destination post migration</w:delText>
        </w:r>
      </w:del>
    </w:p>
    <w:p w14:paraId="4F3C9654" w14:textId="0FF22C82" w:rsidR="00B437C2" w:rsidDel="000B3D7B" w:rsidRDefault="00B437C2" w:rsidP="00B437C2">
      <w:pPr>
        <w:pStyle w:val="NoSpacing"/>
        <w:numPr>
          <w:ilvl w:val="0"/>
          <w:numId w:val="37"/>
        </w:numPr>
        <w:jc w:val="both"/>
        <w:rPr>
          <w:del w:id="392" w:author="Papu Bhattacharya" w:date="2019-07-01T20:36:00Z"/>
          <w:rFonts w:ascii="Times New Roman" w:hAnsi="Times New Roman" w:cs="Times New Roman"/>
          <w:sz w:val="21"/>
          <w:szCs w:val="21"/>
        </w:rPr>
      </w:pPr>
      <w:del w:id="393" w:author="Papu Bhattacharya" w:date="2019-07-01T20:36:00Z">
        <w:r w:rsidDel="000B3D7B">
          <w:rPr>
            <w:rFonts w:ascii="Times New Roman" w:hAnsi="Times New Roman" w:cs="Times New Roman"/>
            <w:sz w:val="21"/>
            <w:szCs w:val="21"/>
          </w:rPr>
          <w:delText>Establish monitoring and auditing ability for target setup</w:delText>
        </w:r>
      </w:del>
    </w:p>
    <w:p w14:paraId="625FF7CB" w14:textId="62EDAECC" w:rsidR="00B437C2" w:rsidDel="000B3D7B" w:rsidRDefault="00B437C2" w:rsidP="00B437C2">
      <w:pPr>
        <w:pStyle w:val="NoSpacing"/>
        <w:numPr>
          <w:ilvl w:val="0"/>
          <w:numId w:val="37"/>
        </w:numPr>
        <w:jc w:val="both"/>
        <w:rPr>
          <w:del w:id="394" w:author="Papu Bhattacharya" w:date="2019-07-01T20:36:00Z"/>
          <w:rFonts w:ascii="Times New Roman" w:hAnsi="Times New Roman" w:cs="Times New Roman"/>
          <w:sz w:val="21"/>
          <w:szCs w:val="21"/>
        </w:rPr>
      </w:pPr>
      <w:del w:id="395" w:author="Papu Bhattacharya" w:date="2019-07-01T20:36:00Z">
        <w:r w:rsidDel="000B3D7B">
          <w:rPr>
            <w:rFonts w:ascii="Times New Roman" w:hAnsi="Times New Roman" w:cs="Times New Roman"/>
            <w:sz w:val="21"/>
            <w:szCs w:val="21"/>
          </w:rPr>
          <w:delText>Establish application and system upgrade mechanism for target systems</w:delText>
        </w:r>
      </w:del>
    </w:p>
    <w:p w14:paraId="34CC74CB" w14:textId="68D20090" w:rsidR="001151B9" w:rsidRPr="003D7AAD" w:rsidDel="000B3D7B" w:rsidRDefault="00B437C2" w:rsidP="00B437C2">
      <w:pPr>
        <w:pStyle w:val="NoSpacing"/>
        <w:numPr>
          <w:ilvl w:val="0"/>
          <w:numId w:val="37"/>
        </w:numPr>
        <w:jc w:val="both"/>
        <w:rPr>
          <w:del w:id="396" w:author="Papu Bhattacharya" w:date="2019-07-01T20:36:00Z"/>
          <w:rFonts w:ascii="Times New Roman" w:hAnsi="Times New Roman" w:cs="Times New Roman"/>
          <w:sz w:val="21"/>
          <w:szCs w:val="21"/>
        </w:rPr>
      </w:pPr>
      <w:del w:id="397" w:author="Papu Bhattacharya" w:date="2019-07-01T20:36:00Z">
        <w:r w:rsidDel="000B3D7B">
          <w:rPr>
            <w:rFonts w:ascii="Times New Roman" w:hAnsi="Times New Roman" w:cs="Times New Roman"/>
            <w:sz w:val="21"/>
            <w:szCs w:val="21"/>
          </w:rPr>
          <w:delText>Document operation support document</w:delText>
        </w:r>
      </w:del>
    </w:p>
    <w:p w14:paraId="7526A467" w14:textId="0E98E5F1" w:rsidR="00A51C13" w:rsidRDefault="00A51C13" w:rsidP="00840C0D">
      <w:pPr>
        <w:pStyle w:val="NoSpacing"/>
        <w:rPr>
          <w:rFonts w:ascii="Times New Roman" w:hAnsi="Times New Roman" w:cs="Times New Roman"/>
          <w:sz w:val="21"/>
          <w:szCs w:val="21"/>
        </w:rPr>
      </w:pPr>
    </w:p>
    <w:p w14:paraId="30FDAEE5" w14:textId="1AECE911" w:rsidR="006D009A" w:rsidRPr="006D009A" w:rsidRDefault="00293539" w:rsidP="001B37FC">
      <w:pPr>
        <w:pStyle w:val="Heading2"/>
        <w:numPr>
          <w:ilvl w:val="0"/>
          <w:numId w:val="46"/>
        </w:numPr>
        <w:rPr>
          <w:smallCaps/>
          <w:sz w:val="32"/>
          <w:szCs w:val="32"/>
        </w:rPr>
      </w:pPr>
      <w:bookmarkStart w:id="398" w:name="_Toc12912272"/>
      <w:r>
        <w:rPr>
          <w:smallCaps/>
          <w:sz w:val="32"/>
          <w:szCs w:val="32"/>
        </w:rPr>
        <w:t>Assumptions</w:t>
      </w:r>
      <w:bookmarkEnd w:id="398"/>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36E042E9" w14:textId="6EE44225" w:rsidR="0089137C" w:rsidRDefault="0089137C" w:rsidP="0089137C">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lastRenderedPageBreak/>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1B37FC">
      <w:pPr>
        <w:pStyle w:val="Heading2"/>
        <w:numPr>
          <w:ilvl w:val="0"/>
          <w:numId w:val="46"/>
        </w:numPr>
        <w:rPr>
          <w:smallCaps/>
          <w:sz w:val="32"/>
          <w:szCs w:val="32"/>
        </w:rPr>
      </w:pPr>
      <w:bookmarkStart w:id="399" w:name="_Toc12912273"/>
      <w:r>
        <w:rPr>
          <w:smallCaps/>
          <w:sz w:val="32"/>
          <w:szCs w:val="32"/>
        </w:rPr>
        <w:t>Responsibilities</w:t>
      </w:r>
      <w:bookmarkEnd w:id="399"/>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67200CAD" w14:textId="77777777" w:rsidR="00441D4F" w:rsidRPr="00441D4F" w:rsidRDefault="00441D4F" w:rsidP="00FC3DBD">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6892E9CB"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77777777" w:rsidR="00441D4F" w:rsidRPr="00446EEC" w:rsidRDefault="00441D4F"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w:t>
      </w:r>
      <w:r w:rsidRPr="004A1E89">
        <w:rPr>
          <w:rFonts w:ascii="Times New Roman" w:hAnsi="Times New Roman" w:cs="Times New Roman"/>
          <w:sz w:val="21"/>
          <w:szCs w:val="21"/>
        </w:rPr>
        <w:lastRenderedPageBreak/>
        <w:t>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B37FC">
      <w:pPr>
        <w:pStyle w:val="Heading2"/>
        <w:numPr>
          <w:ilvl w:val="0"/>
          <w:numId w:val="46"/>
        </w:numPr>
        <w:rPr>
          <w:sz w:val="28"/>
          <w:szCs w:val="28"/>
        </w:rPr>
      </w:pPr>
      <w:bookmarkStart w:id="400" w:name="_Toc12912274"/>
      <w:r>
        <w:rPr>
          <w:smallCaps/>
          <w:sz w:val="32"/>
          <w:szCs w:val="32"/>
        </w:rPr>
        <w:t>Change Order Process</w:t>
      </w:r>
      <w:bookmarkEnd w:id="400"/>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1B37FC">
      <w:pPr>
        <w:pStyle w:val="Heading2"/>
        <w:numPr>
          <w:ilvl w:val="0"/>
          <w:numId w:val="46"/>
        </w:numPr>
        <w:rPr>
          <w:sz w:val="28"/>
          <w:szCs w:val="28"/>
        </w:rPr>
      </w:pPr>
      <w:bookmarkStart w:id="401" w:name="_Toc12912275"/>
      <w:r>
        <w:rPr>
          <w:smallCaps/>
          <w:sz w:val="32"/>
          <w:szCs w:val="32"/>
        </w:rPr>
        <w:t>Out of Scope</w:t>
      </w:r>
      <w:bookmarkEnd w:id="401"/>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2884A54C" w14:textId="49D80581" w:rsidR="00AE1791" w:rsidRDefault="00750343" w:rsidP="00AE1791">
      <w:pPr>
        <w:pStyle w:val="NoSpacing"/>
        <w:numPr>
          <w:ilvl w:val="0"/>
          <w:numId w:val="40"/>
        </w:numPr>
        <w:jc w:val="both"/>
        <w:rPr>
          <w:rFonts w:ascii="Times New Roman" w:hAnsi="Times New Roman" w:cs="Times New Roman"/>
          <w:sz w:val="21"/>
          <w:szCs w:val="21"/>
        </w:rPr>
      </w:pPr>
      <w:ins w:id="402" w:author="Papu Bhattacharya" w:date="2019-07-01T22:16:00Z">
        <w:r>
          <w:rPr>
            <w:rFonts w:ascii="Times New Roman" w:hAnsi="Times New Roman" w:cs="Times New Roman"/>
            <w:sz w:val="21"/>
            <w:szCs w:val="21"/>
          </w:rPr>
          <w:t xml:space="preserve">Any maintenance activity after final transition. </w:t>
        </w:r>
      </w:ins>
      <w:ins w:id="403" w:author="Papu Bhattacharya" w:date="2019-07-01T22:17:00Z">
        <w:r>
          <w:rPr>
            <w:rFonts w:ascii="Times New Roman" w:hAnsi="Times New Roman" w:cs="Times New Roman"/>
            <w:sz w:val="21"/>
            <w:szCs w:val="21"/>
          </w:rPr>
          <w:t>Annual maintenance will fall under the p</w:t>
        </w:r>
      </w:ins>
      <w:ins w:id="404" w:author="Papu Bhattacharya" w:date="2019-07-01T22:18:00Z">
        <w:r>
          <w:rPr>
            <w:rFonts w:ascii="Times New Roman" w:hAnsi="Times New Roman" w:cs="Times New Roman"/>
            <w:sz w:val="21"/>
            <w:szCs w:val="21"/>
          </w:rPr>
          <w:t xml:space="preserve">urview of </w:t>
        </w:r>
      </w:ins>
      <w:ins w:id="405" w:author="Papu Bhattacharya" w:date="2019-07-01T22:17:00Z">
        <w:r>
          <w:rPr>
            <w:rFonts w:ascii="Times New Roman" w:hAnsi="Times New Roman" w:cs="Times New Roman"/>
            <w:sz w:val="21"/>
            <w:szCs w:val="21"/>
          </w:rPr>
          <w:t xml:space="preserve">separate maintenance contract </w:t>
        </w:r>
      </w:ins>
      <w:del w:id="406" w:author="Papu Bhattacharya" w:date="2019-07-01T22:16:00Z">
        <w:r w:rsidR="00AE1791" w:rsidDel="00750343">
          <w:rPr>
            <w:rFonts w:ascii="Times New Roman" w:hAnsi="Times New Roman" w:cs="Times New Roman"/>
            <w:sz w:val="21"/>
            <w:szCs w:val="21"/>
          </w:rPr>
          <w:delText>Application Installation or Testing</w:delText>
        </w:r>
      </w:del>
    </w:p>
    <w:p w14:paraId="03C61B92"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End User coordination</w:t>
      </w:r>
    </w:p>
    <w:p w14:paraId="621C640A" w14:textId="6D5E350B" w:rsidR="00AE1791" w:rsidDel="00750343" w:rsidRDefault="00AE1791" w:rsidP="00AE1791">
      <w:pPr>
        <w:pStyle w:val="NoSpacing"/>
        <w:numPr>
          <w:ilvl w:val="0"/>
          <w:numId w:val="40"/>
        </w:numPr>
        <w:jc w:val="both"/>
        <w:rPr>
          <w:del w:id="407" w:author="Papu Bhattacharya" w:date="2019-07-01T22:18:00Z"/>
          <w:rFonts w:ascii="Times New Roman" w:hAnsi="Times New Roman" w:cs="Times New Roman"/>
          <w:sz w:val="21"/>
          <w:szCs w:val="21"/>
        </w:rPr>
      </w:pPr>
      <w:del w:id="408" w:author="Papu Bhattacharya" w:date="2019-07-01T22:18:00Z">
        <w:r w:rsidDel="00750343">
          <w:rPr>
            <w:rFonts w:ascii="Times New Roman" w:hAnsi="Times New Roman" w:cs="Times New Roman"/>
            <w:sz w:val="21"/>
            <w:szCs w:val="21"/>
          </w:rPr>
          <w:delText>Domain Administration or Changes</w:delText>
        </w:r>
        <w:bookmarkStart w:id="409" w:name="_Toc12912276"/>
        <w:bookmarkEnd w:id="409"/>
      </w:del>
    </w:p>
    <w:p w14:paraId="7636AFB7" w14:textId="11ECEF3F" w:rsidR="00AE1791" w:rsidDel="00750343" w:rsidRDefault="00AE1791" w:rsidP="00AE1791">
      <w:pPr>
        <w:pStyle w:val="NoSpacing"/>
        <w:numPr>
          <w:ilvl w:val="0"/>
          <w:numId w:val="40"/>
        </w:numPr>
        <w:jc w:val="both"/>
        <w:rPr>
          <w:del w:id="410" w:author="Papu Bhattacharya" w:date="2019-07-01T22:18:00Z"/>
          <w:rFonts w:ascii="Times New Roman" w:hAnsi="Times New Roman" w:cs="Times New Roman"/>
          <w:sz w:val="21"/>
          <w:szCs w:val="21"/>
        </w:rPr>
      </w:pPr>
      <w:del w:id="411" w:author="Papu Bhattacharya" w:date="2019-07-01T22:18:00Z">
        <w:r w:rsidDel="00750343">
          <w:rPr>
            <w:rFonts w:ascii="Times New Roman" w:hAnsi="Times New Roman" w:cs="Times New Roman"/>
            <w:sz w:val="21"/>
            <w:szCs w:val="21"/>
          </w:rPr>
          <w:delText>Network Administration or Changes</w:delText>
        </w:r>
        <w:bookmarkStart w:id="412" w:name="_Toc12912277"/>
        <w:bookmarkEnd w:id="412"/>
      </w:del>
    </w:p>
    <w:p w14:paraId="2B0008C0" w14:textId="0AA82B97" w:rsidR="00AE1791" w:rsidDel="00750343" w:rsidRDefault="00AE1791" w:rsidP="00AE1791">
      <w:pPr>
        <w:pStyle w:val="NoSpacing"/>
        <w:numPr>
          <w:ilvl w:val="0"/>
          <w:numId w:val="40"/>
        </w:numPr>
        <w:jc w:val="both"/>
        <w:rPr>
          <w:del w:id="413" w:author="Papu Bhattacharya" w:date="2019-07-01T22:18:00Z"/>
          <w:rFonts w:ascii="Times New Roman" w:hAnsi="Times New Roman" w:cs="Times New Roman"/>
          <w:sz w:val="21"/>
          <w:szCs w:val="21"/>
        </w:rPr>
      </w:pPr>
      <w:del w:id="414" w:author="Papu Bhattacharya" w:date="2019-07-01T22:18:00Z">
        <w:r w:rsidDel="00750343">
          <w:rPr>
            <w:rFonts w:ascii="Times New Roman" w:hAnsi="Times New Roman" w:cs="Times New Roman"/>
            <w:sz w:val="21"/>
            <w:szCs w:val="21"/>
          </w:rPr>
          <w:delText>SAN Migration</w:delText>
        </w:r>
        <w:bookmarkStart w:id="415" w:name="_Toc12912278"/>
        <w:bookmarkEnd w:id="415"/>
      </w:del>
    </w:p>
    <w:p w14:paraId="3B5C7E99" w14:textId="1A843E87" w:rsidR="00AE1791" w:rsidRPr="00F858FB" w:rsidDel="00750343" w:rsidRDefault="00AE1791" w:rsidP="00AE1791">
      <w:pPr>
        <w:pStyle w:val="NoSpacing"/>
        <w:numPr>
          <w:ilvl w:val="0"/>
          <w:numId w:val="40"/>
        </w:numPr>
        <w:jc w:val="both"/>
        <w:rPr>
          <w:del w:id="416" w:author="Papu Bhattacharya" w:date="2019-07-01T22:18:00Z"/>
          <w:rFonts w:ascii="Times New Roman" w:hAnsi="Times New Roman" w:cs="Times New Roman"/>
          <w:sz w:val="21"/>
          <w:szCs w:val="21"/>
        </w:rPr>
      </w:pPr>
      <w:del w:id="417" w:author="Papu Bhattacharya" w:date="2019-07-01T22:18:00Z">
        <w:r w:rsidRPr="00F858FB" w:rsidDel="00750343">
          <w:rPr>
            <w:rFonts w:ascii="Times New Roman" w:hAnsi="Times New Roman" w:cs="Times New Roman"/>
            <w:sz w:val="21"/>
            <w:szCs w:val="21"/>
          </w:rPr>
          <w:delText>Disaster Recovery Planning or Design</w:delText>
        </w:r>
        <w:bookmarkStart w:id="418" w:name="_Toc12912279"/>
        <w:bookmarkEnd w:id="418"/>
      </w:del>
    </w:p>
    <w:p w14:paraId="758F417B" w14:textId="5E5F8DEB" w:rsidR="00AE1791" w:rsidDel="00750343" w:rsidRDefault="00AE1791" w:rsidP="001151B9">
      <w:pPr>
        <w:pStyle w:val="NoSpacing"/>
        <w:jc w:val="both"/>
        <w:rPr>
          <w:del w:id="419" w:author="Papu Bhattacharya" w:date="2019-07-01T22:18:00Z"/>
          <w:rFonts w:ascii="Times New Roman" w:hAnsi="Times New Roman" w:cs="Times New Roman"/>
          <w:sz w:val="21"/>
          <w:szCs w:val="21"/>
        </w:rPr>
      </w:pPr>
      <w:bookmarkStart w:id="420" w:name="_Toc12912280"/>
      <w:bookmarkEnd w:id="420"/>
    </w:p>
    <w:p w14:paraId="26616043" w14:textId="5825B7D4" w:rsidR="001151B9" w:rsidRPr="008D6243" w:rsidRDefault="004A1E89" w:rsidP="001B37FC">
      <w:pPr>
        <w:pStyle w:val="Heading2"/>
        <w:numPr>
          <w:ilvl w:val="0"/>
          <w:numId w:val="46"/>
        </w:numPr>
        <w:rPr>
          <w:sz w:val="28"/>
          <w:szCs w:val="28"/>
        </w:rPr>
      </w:pPr>
      <w:bookmarkStart w:id="421" w:name="_Toc12912281"/>
      <w:r>
        <w:rPr>
          <w:smallCaps/>
          <w:sz w:val="32"/>
          <w:szCs w:val="32"/>
        </w:rPr>
        <w:t>Miscellaneous</w:t>
      </w:r>
      <w:bookmarkEnd w:id="421"/>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077CC33D"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bookmarkStart w:id="422" w:name="Text11"/>
      <w:r w:rsidR="00AE1791" w:rsidRPr="00AE1791">
        <w:rPr>
          <w:rFonts w:ascii="Times New Roman" w:hAnsi="Times New Roman" w:cs="Times New Roman"/>
          <w:sz w:val="21"/>
          <w:szCs w:val="21"/>
        </w:rPr>
        <w:fldChar w:fldCharType="begin">
          <w:ffData>
            <w:name w:val="Text11"/>
            <w:enabled/>
            <w:calcOnExit w:val="0"/>
            <w:textInput>
              <w:default w:val="[Customer Project Manager]"/>
            </w:textInput>
          </w:ffData>
        </w:fldChar>
      </w:r>
      <w:r w:rsidR="00AE1791" w:rsidRPr="00AE1791">
        <w:rPr>
          <w:rFonts w:ascii="Times New Roman" w:hAnsi="Times New Roman" w:cs="Times New Roman"/>
          <w:sz w:val="21"/>
          <w:szCs w:val="21"/>
        </w:rPr>
        <w:instrText xml:space="preserve"> FORMTEXT </w:instrText>
      </w:r>
      <w:r w:rsidR="00AE1791" w:rsidRPr="00AE1791">
        <w:rPr>
          <w:rFonts w:ascii="Times New Roman" w:hAnsi="Times New Roman" w:cs="Times New Roman"/>
          <w:sz w:val="21"/>
          <w:szCs w:val="21"/>
        </w:rPr>
      </w:r>
      <w:r w:rsidR="00AE1791" w:rsidRPr="00AE1791">
        <w:rPr>
          <w:rFonts w:ascii="Times New Roman" w:hAnsi="Times New Roman" w:cs="Times New Roman"/>
          <w:sz w:val="21"/>
          <w:szCs w:val="21"/>
        </w:rPr>
        <w:fldChar w:fldCharType="separate"/>
      </w:r>
      <w:r w:rsidR="00AE1791" w:rsidRPr="00AE1791">
        <w:rPr>
          <w:rFonts w:ascii="Times New Roman" w:hAnsi="Times New Roman" w:cs="Times New Roman"/>
          <w:noProof/>
          <w:sz w:val="21"/>
          <w:szCs w:val="21"/>
        </w:rPr>
        <w:t>[Customer Project Manager]</w:t>
      </w:r>
      <w:r w:rsidR="00AE1791" w:rsidRPr="00AE1791">
        <w:rPr>
          <w:rFonts w:ascii="Times New Roman" w:hAnsi="Times New Roman" w:cs="Times New Roman"/>
          <w:sz w:val="21"/>
          <w:szCs w:val="21"/>
        </w:rPr>
        <w:fldChar w:fldCharType="end"/>
      </w:r>
      <w:bookmarkEnd w:id="422"/>
    </w:p>
    <w:p w14:paraId="6E607AA5" w14:textId="40CF8202"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Project Manager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Project Manager e-mail]</w:t>
      </w:r>
      <w:r w:rsidR="00AE1791">
        <w:rPr>
          <w:rFonts w:ascii="Times New Roman" w:hAnsi="Times New Roman" w:cs="Times New Roman"/>
          <w:sz w:val="21"/>
          <w:szCs w:val="21"/>
        </w:rPr>
        <w:fldChar w:fldCharType="end"/>
      </w:r>
    </w:p>
    <w:p w14:paraId="0D955969" w14:textId="67DC80DB" w:rsidR="004A1E89" w:rsidRDefault="004A1E89"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A</w:t>
      </w:r>
      <w:r w:rsidRPr="004A1E89">
        <w:rPr>
          <w:rFonts w:ascii="Times New Roman" w:hAnsi="Times New Roman" w:cs="Times New Roman"/>
          <w:sz w:val="21"/>
          <w:szCs w:val="21"/>
        </w:rPr>
        <w:t xml:space="preserve">lternate Customer contact person is: </w:t>
      </w:r>
      <w:r w:rsidR="00AE1791">
        <w:rPr>
          <w:rFonts w:ascii="Times New Roman" w:hAnsi="Times New Roman" w:cs="Times New Roman"/>
          <w:sz w:val="21"/>
          <w:szCs w:val="21"/>
        </w:rPr>
        <w:fldChar w:fldCharType="begin">
          <w:ffData>
            <w:name w:val=""/>
            <w:enabled/>
            <w:calcOnExit w:val="0"/>
            <w:textInput>
              <w:default w:val="[Customer Alternate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w:t>
      </w:r>
      <w:r w:rsidR="00AE1791">
        <w:rPr>
          <w:rFonts w:ascii="Times New Roman" w:hAnsi="Times New Roman" w:cs="Times New Roman"/>
          <w:sz w:val="21"/>
          <w:szCs w:val="21"/>
        </w:rPr>
        <w:fldChar w:fldCharType="end"/>
      </w:r>
    </w:p>
    <w:p w14:paraId="76E9FB25" w14:textId="6460687B"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lternate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 e-mail]</w:t>
      </w:r>
      <w:r w:rsidR="00AE1791">
        <w:rPr>
          <w:rFonts w:ascii="Times New Roman" w:hAnsi="Times New Roman" w:cs="Times New Roman"/>
          <w:sz w:val="21"/>
          <w:szCs w:val="21"/>
        </w:rPr>
        <w:fldChar w:fldCharType="end"/>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17BED70"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Pr>
          <w:rFonts w:ascii="Times New Roman" w:hAnsi="Times New Roman" w:cs="Times New Roman"/>
          <w:sz w:val="21"/>
          <w:szCs w:val="21"/>
        </w:rPr>
        <w:fldChar w:fldCharType="begin">
          <w:ffData>
            <w:name w:val=""/>
            <w:enabled/>
            <w:calcOnExit w:val="0"/>
            <w:textInput>
              <w:default w:val="[SYNECTIKS Contact]"/>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[SYNECTIKS Contact]</w:t>
      </w:r>
      <w:r>
        <w:rPr>
          <w:rFonts w:ascii="Times New Roman" w:hAnsi="Times New Roman" w:cs="Times New Roman"/>
          <w:sz w:val="21"/>
          <w:szCs w:val="21"/>
        </w:rPr>
        <w:fldChar w:fldCharType="end"/>
      </w:r>
    </w:p>
    <w:p w14:paraId="6D1773B7" w14:textId="12BE9E41"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SYNECTIS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[SYNECTIS Contact e-mail]</w:t>
      </w:r>
      <w:r w:rsidR="00AE1791">
        <w:rPr>
          <w:rFonts w:ascii="Times New Roman" w:hAnsi="Times New Roman" w:cs="Times New Roman"/>
          <w:sz w:val="21"/>
          <w:szCs w:val="21"/>
        </w:rPr>
        <w:fldChar w:fldCharType="end"/>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lastRenderedPageBreak/>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B37FC">
      <w:pPr>
        <w:pStyle w:val="Heading2"/>
        <w:numPr>
          <w:ilvl w:val="0"/>
          <w:numId w:val="46"/>
        </w:numPr>
        <w:rPr>
          <w:sz w:val="28"/>
          <w:szCs w:val="28"/>
        </w:rPr>
      </w:pPr>
      <w:bookmarkStart w:id="423" w:name="_Toc12912282"/>
      <w:r>
        <w:rPr>
          <w:smallCaps/>
          <w:sz w:val="32"/>
          <w:szCs w:val="32"/>
        </w:rPr>
        <w:t>Estimated Cost</w:t>
      </w:r>
      <w:bookmarkEnd w:id="423"/>
    </w:p>
    <w:p w14:paraId="047D8B65" w14:textId="77777777" w:rsidR="001151B9" w:rsidRPr="004962B1" w:rsidRDefault="001151B9" w:rsidP="001151B9">
      <w:pPr>
        <w:pStyle w:val="NoSpacing"/>
        <w:rPr>
          <w:rFonts w:ascii="Times New Roman" w:hAnsi="Times New Roman" w:cs="Times New Roman"/>
          <w:sz w:val="21"/>
          <w:szCs w:val="21"/>
        </w:rPr>
      </w:pPr>
    </w:p>
    <w:p w14:paraId="3FA479B5" w14:textId="3EE86BEB" w:rsidR="001151B9" w:rsidDel="00750343" w:rsidRDefault="00022A63" w:rsidP="001151B9">
      <w:pPr>
        <w:pStyle w:val="NoSpacing"/>
        <w:jc w:val="both"/>
        <w:rPr>
          <w:del w:id="424" w:author="Papu Bhattacharya" w:date="2019-07-01T22:21:00Z"/>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to perform </w:t>
      </w:r>
      <w:del w:id="425" w:author="Papu Bhattacharya" w:date="2019-07-01T22:19:00Z">
        <w:r w:rsidR="00ED3EA9" w:rsidRPr="00ED3EA9" w:rsidDel="00750343">
          <w:rPr>
            <w:rFonts w:ascii="Times New Roman Bold" w:hAnsi="Times New Roman Bold" w:cs="Times New Roman"/>
            <w:b/>
            <w:smallCaps/>
            <w:sz w:val="21"/>
            <w:szCs w:val="21"/>
          </w:rPr>
          <w:delText>Phase 1: Assessment &amp; Discovery</w:delText>
        </w:r>
      </w:del>
      <w:ins w:id="426" w:author="Papu Bhattacharya" w:date="2019-07-01T22:19:00Z">
        <w:r w:rsidR="00750343">
          <w:rPr>
            <w:rFonts w:ascii="Times New Roman Bold" w:hAnsi="Times New Roman Bold" w:cs="Times New Roman"/>
            <w:b/>
            <w:smallCaps/>
            <w:sz w:val="21"/>
            <w:szCs w:val="21"/>
          </w:rPr>
          <w:t>complete PHASES</w:t>
        </w:r>
      </w:ins>
      <w:r w:rsidRPr="00022A63">
        <w:rPr>
          <w:rFonts w:ascii="Times New Roman" w:hAnsi="Times New Roman" w:cs="Times New Roman"/>
          <w:sz w:val="21"/>
          <w:szCs w:val="21"/>
        </w:rPr>
        <w:t xml:space="preserve"> 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 xml:space="preserve">The </w:t>
      </w:r>
      <w:proofErr w:type="spellStart"/>
      <w:r w:rsidR="004B6066">
        <w:rPr>
          <w:rFonts w:ascii="Times New Roman" w:hAnsi="Times New Roman" w:cs="Times New Roman"/>
          <w:spacing w:val="-3"/>
          <w:sz w:val="21"/>
          <w:szCs w:val="21"/>
        </w:rPr>
        <w:t>LoE</w:t>
      </w:r>
      <w:proofErr w:type="spellEnd"/>
      <w:r w:rsidR="004B6066">
        <w:rPr>
          <w:rFonts w:ascii="Times New Roman" w:hAnsi="Times New Roman" w:cs="Times New Roman"/>
          <w:spacing w:val="-3"/>
          <w:sz w:val="21"/>
          <w:szCs w:val="21"/>
        </w:rPr>
        <w:t xml:space="preserve"> to perform </w:t>
      </w:r>
      <w:ins w:id="427" w:author="Papu Bhattacharya" w:date="2019-07-01T22:21:00Z">
        <w:r w:rsidR="00750343">
          <w:rPr>
            <w:rFonts w:ascii="Times New Roman" w:hAnsi="Times New Roman" w:cs="Times New Roman"/>
            <w:spacing w:val="-3"/>
            <w:sz w:val="21"/>
            <w:szCs w:val="21"/>
          </w:rPr>
          <w:t>the complete automation</w:t>
        </w:r>
      </w:ins>
      <w:del w:id="428" w:author="Papu Bhattacharya" w:date="2019-07-01T22:21:00Z">
        <w:r w:rsidR="004B6066" w:rsidDel="00750343">
          <w:rPr>
            <w:rFonts w:ascii="Times New Roman" w:hAnsi="Times New Roman" w:cs="Times New Roman"/>
            <w:spacing w:val="-3"/>
            <w:sz w:val="21"/>
            <w:szCs w:val="21"/>
          </w:rPr>
          <w:delText>Phase 1</w:delText>
        </w:r>
      </w:del>
      <w:r w:rsidR="004B6066">
        <w:rPr>
          <w:rFonts w:ascii="Times New Roman" w:hAnsi="Times New Roman" w:cs="Times New Roman"/>
          <w:spacing w:val="-3"/>
          <w:sz w:val="21"/>
          <w:szCs w:val="21"/>
        </w:rPr>
        <w:t xml:space="preserve"> is an estimate only, and is subject to change </w:t>
      </w:r>
      <w:del w:id="429" w:author="Papu Bhattacharya" w:date="2019-07-01T22:21:00Z">
        <w:r w:rsidR="004B6066" w:rsidDel="00750343">
          <w:rPr>
            <w:rFonts w:ascii="Times New Roman" w:hAnsi="Times New Roman" w:cs="Times New Roman"/>
            <w:spacing w:val="-3"/>
            <w:sz w:val="21"/>
            <w:szCs w:val="21"/>
          </w:rPr>
          <w:delText>after SYNECTIKS receives the completed questionnaire sent to Customer along with this SOW.</w:delText>
        </w:r>
      </w:del>
    </w:p>
    <w:p w14:paraId="1DE49ED6" w14:textId="5E22F348" w:rsidR="00022A63" w:rsidRDefault="00750343" w:rsidP="00750343">
      <w:pPr>
        <w:pStyle w:val="NoSpacing"/>
        <w:jc w:val="both"/>
        <w:rPr>
          <w:ins w:id="430" w:author="Papu Bhattacharya" w:date="2019-07-01T22:21:00Z"/>
          <w:rFonts w:ascii="Times New Roman" w:hAnsi="Times New Roman" w:cs="Times New Roman"/>
          <w:spacing w:val="-3"/>
          <w:sz w:val="21"/>
          <w:szCs w:val="21"/>
        </w:rPr>
      </w:pPr>
      <w:ins w:id="431" w:author="Papu Bhattacharya" w:date="2019-07-01T22:21:00Z">
        <w:r>
          <w:rPr>
            <w:rFonts w:ascii="Times New Roman" w:hAnsi="Times New Roman" w:cs="Times New Roman"/>
            <w:spacing w:val="-3"/>
            <w:sz w:val="21"/>
            <w:szCs w:val="21"/>
          </w:rPr>
          <w:t>in case the scope of work is changed.</w:t>
        </w:r>
      </w:ins>
    </w:p>
    <w:p w14:paraId="7DDBFB1A" w14:textId="77777777" w:rsidR="00750343" w:rsidRPr="00022A63" w:rsidRDefault="00750343" w:rsidP="00750343">
      <w:pPr>
        <w:pStyle w:val="NoSpacing"/>
        <w:jc w:val="both"/>
        <w:rPr>
          <w:rFonts w:ascii="Times New Roman" w:hAnsi="Times New Roman" w:cs="Times New Roman"/>
          <w:sz w:val="21"/>
          <w:szCs w:val="21"/>
        </w:rPr>
        <w:pPrChange w:id="432" w:author="Papu Bhattacharya" w:date="2019-07-01T22:21:00Z">
          <w:pPr>
            <w:pStyle w:val="NoSpacing"/>
          </w:pPr>
        </w:pPrChange>
      </w:pPr>
    </w:p>
    <w:p w14:paraId="58B05ABB" w14:textId="644DEC47" w:rsidR="00022A63" w:rsidRDefault="00750343" w:rsidP="00022A63">
      <w:pPr>
        <w:pStyle w:val="NoSpacing"/>
        <w:rPr>
          <w:rFonts w:ascii="Times New Roman" w:hAnsi="Times New Roman" w:cs="Times New Roman"/>
          <w:sz w:val="21"/>
          <w:szCs w:val="21"/>
        </w:rPr>
      </w:pPr>
      <w:proofErr w:type="gramStart"/>
      <w:ins w:id="433" w:author="Papu Bhattacharya" w:date="2019-07-01T22:22:00Z">
        <w:r>
          <w:rPr>
            <w:rFonts w:ascii="Times New Roman" w:hAnsi="Times New Roman" w:cs="Times New Roman"/>
            <w:b/>
            <w:sz w:val="21"/>
            <w:szCs w:val="21"/>
          </w:rPr>
          <w:t>Man</w:t>
        </w:r>
        <w:proofErr w:type="gramEnd"/>
        <w:r>
          <w:rPr>
            <w:rFonts w:ascii="Times New Roman" w:hAnsi="Times New Roman" w:cs="Times New Roman"/>
            <w:b/>
            <w:sz w:val="21"/>
            <w:szCs w:val="21"/>
          </w:rPr>
          <w:t xml:space="preserve"> Month Effort</w:t>
        </w:r>
      </w:ins>
      <w:del w:id="434" w:author="Papu Bhattacharya" w:date="2019-07-01T22:22:00Z">
        <w:r w:rsidR="00022A63" w:rsidRPr="00ED3EA9" w:rsidDel="00750343">
          <w:rPr>
            <w:rFonts w:ascii="Times New Roman Bold" w:hAnsi="Times New Roman Bold" w:cs="Times New Roman"/>
            <w:b/>
            <w:smallCaps/>
            <w:sz w:val="21"/>
            <w:szCs w:val="21"/>
          </w:rPr>
          <w:delText>P</w:delText>
        </w:r>
        <w:r w:rsidR="00ED3EA9" w:rsidRPr="00ED3EA9" w:rsidDel="00750343">
          <w:rPr>
            <w:rFonts w:ascii="Times New Roman Bold" w:hAnsi="Times New Roman Bold" w:cs="Times New Roman"/>
            <w:b/>
            <w:smallCaps/>
            <w:sz w:val="21"/>
            <w:szCs w:val="21"/>
          </w:rPr>
          <w:delText>ha</w:delText>
        </w:r>
      </w:del>
      <w:del w:id="435" w:author="Papu Bhattacharya" w:date="2019-07-01T22:21:00Z">
        <w:r w:rsidR="00ED3EA9" w:rsidRPr="00ED3EA9" w:rsidDel="00750343">
          <w:rPr>
            <w:rFonts w:ascii="Times New Roman Bold" w:hAnsi="Times New Roman Bold" w:cs="Times New Roman"/>
            <w:b/>
            <w:smallCaps/>
            <w:sz w:val="21"/>
            <w:szCs w:val="21"/>
          </w:rPr>
          <w:delText>se</w:delText>
        </w:r>
        <w:r w:rsidR="00022A63" w:rsidRPr="00F61AB2" w:rsidDel="00750343">
          <w:rPr>
            <w:rFonts w:ascii="Times New Roman" w:hAnsi="Times New Roman" w:cs="Times New Roman"/>
            <w:b/>
            <w:sz w:val="21"/>
            <w:szCs w:val="21"/>
          </w:rPr>
          <w:delText xml:space="preserve"> 1</w:delText>
        </w:r>
      </w:del>
      <w:r w:rsidR="00022A63"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del w:id="436" w:author="Papu Bhattacharya" w:date="2019-07-01T22:20:00Z">
        <w:r w:rsidR="00ED3EA9" w:rsidRPr="00ED3EA9" w:rsidDel="00750343">
          <w:rPr>
            <w:rFonts w:ascii="Times New Roman Bold" w:hAnsi="Times New Roman Bold" w:cs="Times New Roman"/>
            <w:b/>
            <w:smallCaps/>
            <w:sz w:val="21"/>
            <w:szCs w:val="21"/>
          </w:rPr>
          <w:delText>Assessment &amp; Discovery</w:delText>
        </w:r>
      </w:del>
    </w:p>
    <w:p w14:paraId="266BF890" w14:textId="77777777" w:rsidR="00F61AB2" w:rsidRPr="00F61AB2" w:rsidRDefault="00F61AB2" w:rsidP="00022A63">
      <w:pPr>
        <w:pStyle w:val="NoSpacing"/>
        <w:rPr>
          <w:rFonts w:ascii="Times New Roman" w:hAnsi="Times New Roman" w:cs="Times New Roman"/>
          <w:sz w:val="6"/>
          <w:szCs w:val="6"/>
        </w:rPr>
      </w:pPr>
    </w:p>
    <w:tbl>
      <w:tblPr>
        <w:tblW w:w="85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1260"/>
        <w:gridCol w:w="2430"/>
        <w:gridCol w:w="1733"/>
      </w:tblGrid>
      <w:tr w:rsidR="00022A63" w:rsidRPr="00022A63" w14:paraId="5A4F3845" w14:textId="77777777" w:rsidTr="00ED3EA9">
        <w:trPr>
          <w:trHeight w:val="305"/>
          <w:tblHeader/>
        </w:trPr>
        <w:tc>
          <w:tcPr>
            <w:tcW w:w="3127" w:type="dxa"/>
            <w:shd w:val="pct15" w:color="auto" w:fill="FFFFFF"/>
          </w:tcPr>
          <w:p w14:paraId="00959FF0" w14:textId="397A108A"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1260" w:type="dxa"/>
            <w:shd w:val="pct15" w:color="auto" w:fill="FFFFFF"/>
          </w:tcPr>
          <w:p w14:paraId="0725722A" w14:textId="6A943AFF"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Rate</w:t>
            </w:r>
            <w:r w:rsidR="004E3DD5">
              <w:rPr>
                <w:rFonts w:ascii="Times New Roman" w:hAnsi="Times New Roman" w:cs="Times New Roman"/>
                <w:b/>
                <w:sz w:val="21"/>
                <w:szCs w:val="21"/>
              </w:rPr>
              <w:t xml:space="preserve"> (USD)</w:t>
            </w:r>
          </w:p>
        </w:tc>
        <w:tc>
          <w:tcPr>
            <w:tcW w:w="2430" w:type="dxa"/>
            <w:shd w:val="pct15" w:color="auto" w:fill="FFFFFF"/>
          </w:tcPr>
          <w:p w14:paraId="42995CAC" w14:textId="5FEA8E4A"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L</w:t>
            </w:r>
            <w:r w:rsidR="004B6066">
              <w:rPr>
                <w:rFonts w:ascii="Times New Roman" w:hAnsi="Times New Roman" w:cs="Times New Roman"/>
                <w:b/>
                <w:sz w:val="21"/>
                <w:szCs w:val="21"/>
              </w:rPr>
              <w:t>o</w:t>
            </w:r>
            <w:r w:rsidRPr="00022A63">
              <w:rPr>
                <w:rFonts w:ascii="Times New Roman" w:hAnsi="Times New Roman" w:cs="Times New Roman"/>
                <w:b/>
                <w:sz w:val="21"/>
                <w:szCs w:val="21"/>
              </w:rPr>
              <w:t>E</w:t>
            </w:r>
            <w:r w:rsidR="00ED3EA9">
              <w:rPr>
                <w:rFonts w:ascii="Times New Roman" w:hAnsi="Times New Roman" w:cs="Times New Roman"/>
                <w:b/>
                <w:sz w:val="21"/>
                <w:szCs w:val="21"/>
              </w:rPr>
              <w:t xml:space="preserve"> (Hours)</w:t>
            </w:r>
          </w:p>
        </w:tc>
        <w:tc>
          <w:tcPr>
            <w:tcW w:w="1733" w:type="dxa"/>
            <w:shd w:val="pct15" w:color="auto" w:fill="FFFFFF"/>
          </w:tcPr>
          <w:p w14:paraId="1085064B" w14:textId="78C6772F"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Cost</w:t>
            </w:r>
          </w:p>
        </w:tc>
      </w:tr>
      <w:tr w:rsidR="00022A63" w:rsidRPr="00022A63" w14:paraId="5E20615E" w14:textId="77777777" w:rsidTr="00ED3EA9">
        <w:tc>
          <w:tcPr>
            <w:tcW w:w="3127" w:type="dxa"/>
          </w:tcPr>
          <w:p w14:paraId="2C2EA4C8" w14:textId="4228E8BB" w:rsidR="00022A63" w:rsidRPr="00022A63" w:rsidRDefault="00750343" w:rsidP="00022A63">
            <w:pPr>
              <w:pStyle w:val="NoSpacing"/>
              <w:rPr>
                <w:rFonts w:ascii="Times New Roman" w:hAnsi="Times New Roman" w:cs="Times New Roman"/>
                <w:sz w:val="21"/>
                <w:szCs w:val="21"/>
              </w:rPr>
            </w:pPr>
            <w:ins w:id="437" w:author="Papu Bhattacharya" w:date="2019-07-01T22:22:00Z">
              <w:r>
                <w:rPr>
                  <w:rFonts w:ascii="Times New Roman" w:hAnsi="Times New Roman" w:cs="Times New Roman"/>
                  <w:sz w:val="21"/>
                  <w:szCs w:val="21"/>
                </w:rPr>
                <w:t>DevOps engineer</w:t>
              </w:r>
            </w:ins>
            <w:del w:id="438" w:author="Papu Bhattacharya" w:date="2019-07-01T22:22:00Z">
              <w:r w:rsidR="00A43688" w:rsidDel="00750343">
                <w:rPr>
                  <w:rFonts w:ascii="Times New Roman" w:hAnsi="Times New Roman" w:cs="Times New Roman"/>
                  <w:sz w:val="21"/>
                  <w:szCs w:val="21"/>
                </w:rPr>
                <w:delText>Architect</w:delText>
              </w:r>
            </w:del>
          </w:p>
        </w:tc>
        <w:tc>
          <w:tcPr>
            <w:tcW w:w="1260" w:type="dxa"/>
          </w:tcPr>
          <w:p w14:paraId="14744DD9" w14:textId="5611EFB9" w:rsidR="00022A63" w:rsidRPr="00022A63" w:rsidRDefault="00A43688"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w:t>
            </w:r>
            <w:ins w:id="439" w:author="Papu Bhattacharya" w:date="2019-07-01T22:22:00Z">
              <w:r w:rsidR="00750343">
                <w:rPr>
                  <w:rFonts w:ascii="Times New Roman" w:hAnsi="Times New Roman" w:cs="Times New Roman"/>
                  <w:snapToGrid w:val="0"/>
                  <w:sz w:val="21"/>
                  <w:szCs w:val="21"/>
                </w:rPr>
                <w:t>15.00</w:t>
              </w:r>
            </w:ins>
            <w:del w:id="440" w:author="Papu Bhattacharya" w:date="2019-07-01T22:22:00Z">
              <w:r w:rsidR="00102FD7" w:rsidDel="00750343">
                <w:rPr>
                  <w:rFonts w:ascii="Times New Roman" w:hAnsi="Times New Roman" w:cs="Times New Roman"/>
                  <w:snapToGrid w:val="0"/>
                  <w:sz w:val="21"/>
                  <w:szCs w:val="21"/>
                </w:rPr>
                <w:delText>9</w:delText>
              </w:r>
              <w:r w:rsidR="00AF1D65" w:rsidDel="00750343">
                <w:rPr>
                  <w:rFonts w:ascii="Times New Roman" w:hAnsi="Times New Roman" w:cs="Times New Roman"/>
                  <w:snapToGrid w:val="0"/>
                  <w:sz w:val="21"/>
                  <w:szCs w:val="21"/>
                </w:rPr>
                <w:delText>5.00</w:delText>
              </w:r>
            </w:del>
          </w:p>
        </w:tc>
        <w:tc>
          <w:tcPr>
            <w:tcW w:w="2430" w:type="dxa"/>
          </w:tcPr>
          <w:p w14:paraId="4CDB325B" w14:textId="1030CAA7" w:rsidR="00022A63" w:rsidRPr="00022A63" w:rsidRDefault="00750343" w:rsidP="00022A63">
            <w:pPr>
              <w:pStyle w:val="NoSpacing"/>
              <w:rPr>
                <w:rFonts w:ascii="Times New Roman" w:hAnsi="Times New Roman" w:cs="Times New Roman"/>
                <w:sz w:val="21"/>
                <w:szCs w:val="21"/>
              </w:rPr>
            </w:pPr>
            <w:ins w:id="441" w:author="Papu Bhattacharya" w:date="2019-07-01T22:22:00Z">
              <w:r>
                <w:rPr>
                  <w:rFonts w:ascii="Times New Roman" w:hAnsi="Times New Roman" w:cs="Times New Roman"/>
                  <w:sz w:val="21"/>
                  <w:szCs w:val="21"/>
                </w:rPr>
                <w:t>350</w:t>
              </w:r>
            </w:ins>
            <w:del w:id="442" w:author="Papu Bhattacharya" w:date="2019-07-01T22:22:00Z">
              <w:r w:rsidR="00AF1D65" w:rsidDel="00750343">
                <w:rPr>
                  <w:rFonts w:ascii="Times New Roman" w:hAnsi="Times New Roman" w:cs="Times New Roman"/>
                  <w:sz w:val="21"/>
                  <w:szCs w:val="21"/>
                </w:rPr>
                <w:delText>40</w:delText>
              </w:r>
            </w:del>
          </w:p>
        </w:tc>
        <w:tc>
          <w:tcPr>
            <w:tcW w:w="1733" w:type="dxa"/>
          </w:tcPr>
          <w:p w14:paraId="1027B390" w14:textId="43A8EC14" w:rsidR="00022A63" w:rsidRPr="00022A63" w:rsidRDefault="00750343" w:rsidP="00022A63">
            <w:pPr>
              <w:pStyle w:val="NoSpacing"/>
              <w:rPr>
                <w:rFonts w:ascii="Times New Roman" w:hAnsi="Times New Roman" w:cs="Times New Roman"/>
                <w:sz w:val="21"/>
                <w:szCs w:val="21"/>
              </w:rPr>
            </w:pPr>
            <w:ins w:id="443" w:author="Papu Bhattacharya" w:date="2019-07-01T22:23:00Z">
              <w:r>
                <w:rPr>
                  <w:rFonts w:ascii="Times New Roman" w:hAnsi="Times New Roman" w:cs="Times New Roman"/>
                  <w:sz w:val="21"/>
                  <w:szCs w:val="21"/>
                </w:rPr>
                <w:t>5250$</w:t>
              </w:r>
            </w:ins>
            <w:del w:id="444" w:author="Papu Bhattacharya" w:date="2019-07-01T22:22:00Z">
              <w:r w:rsidR="00022A63" w:rsidRPr="00022A63" w:rsidDel="00750343">
                <w:rPr>
                  <w:rFonts w:ascii="Times New Roman" w:hAnsi="Times New Roman" w:cs="Times New Roman"/>
                  <w:sz w:val="21"/>
                  <w:szCs w:val="21"/>
                </w:rPr>
                <w:delText>$</w:delText>
              </w:r>
              <w:r w:rsidR="00AF1D65" w:rsidDel="00750343">
                <w:rPr>
                  <w:rFonts w:ascii="Times New Roman" w:hAnsi="Times New Roman" w:cs="Times New Roman"/>
                  <w:sz w:val="21"/>
                  <w:szCs w:val="21"/>
                </w:rPr>
                <w:delText>3,</w:delText>
              </w:r>
              <w:r w:rsidR="00102FD7" w:rsidDel="00750343">
                <w:rPr>
                  <w:rFonts w:ascii="Times New Roman" w:hAnsi="Times New Roman" w:cs="Times New Roman"/>
                  <w:sz w:val="21"/>
                  <w:szCs w:val="21"/>
                </w:rPr>
                <w:delText>8</w:delText>
              </w:r>
              <w:r w:rsidR="00AF1D65" w:rsidDel="00750343">
                <w:rPr>
                  <w:rFonts w:ascii="Times New Roman" w:hAnsi="Times New Roman" w:cs="Times New Roman"/>
                  <w:sz w:val="21"/>
                  <w:szCs w:val="21"/>
                </w:rPr>
                <w:delText>00</w:delText>
              </w:r>
              <w:r w:rsidR="00022A63" w:rsidRPr="00022A63" w:rsidDel="00750343">
                <w:rPr>
                  <w:rFonts w:ascii="Times New Roman" w:hAnsi="Times New Roman" w:cs="Times New Roman"/>
                  <w:sz w:val="21"/>
                  <w:szCs w:val="21"/>
                </w:rPr>
                <w:delText>.00</w:delText>
              </w:r>
            </w:del>
          </w:p>
        </w:tc>
      </w:tr>
    </w:tbl>
    <w:p w14:paraId="7776093F" w14:textId="4C6A0229" w:rsidR="004B6066" w:rsidRDefault="004B6066" w:rsidP="004B6066">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B37FC">
      <w:pPr>
        <w:pStyle w:val="Heading2"/>
        <w:numPr>
          <w:ilvl w:val="0"/>
          <w:numId w:val="46"/>
        </w:numPr>
        <w:rPr>
          <w:sz w:val="28"/>
          <w:szCs w:val="28"/>
        </w:rPr>
      </w:pPr>
      <w:bookmarkStart w:id="445" w:name="_Toc12912283"/>
      <w:r>
        <w:rPr>
          <w:smallCaps/>
          <w:sz w:val="32"/>
          <w:szCs w:val="32"/>
        </w:rPr>
        <w:t>SOW Acceptance</w:t>
      </w:r>
      <w:bookmarkEnd w:id="445"/>
    </w:p>
    <w:p w14:paraId="41C36B1F" w14:textId="77777777" w:rsidR="001151B9" w:rsidRPr="004962B1" w:rsidRDefault="001151B9" w:rsidP="001151B9">
      <w:pPr>
        <w:pStyle w:val="NoSpacing"/>
        <w:rPr>
          <w:rFonts w:ascii="Times New Roman" w:hAnsi="Times New Roman" w:cs="Times New Roman"/>
          <w:sz w:val="21"/>
          <w:szCs w:val="21"/>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8928" w:type="dxa"/>
        <w:tblLayout w:type="fixed"/>
        <w:tblLook w:val="0000" w:firstRow="0" w:lastRow="0" w:firstColumn="0" w:lastColumn="0" w:noHBand="0" w:noVBand="0"/>
      </w:tblPr>
      <w:tblGrid>
        <w:gridCol w:w="5040"/>
        <w:gridCol w:w="3888"/>
      </w:tblGrid>
      <w:tr w:rsidR="00022A63" w14:paraId="6574785E" w14:textId="77777777" w:rsidTr="00022A63">
        <w:tc>
          <w:tcPr>
            <w:tcW w:w="8928"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022A63">
        <w:tc>
          <w:tcPr>
            <w:tcW w:w="8928"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bookmarkStart w:id="446" w:name="Text16"/>
      <w:tr w:rsidR="00022A63" w14:paraId="143210ED" w14:textId="77777777" w:rsidTr="00022A63">
        <w:trPr>
          <w:trHeight w:val="480"/>
        </w:trPr>
        <w:tc>
          <w:tcPr>
            <w:tcW w:w="5040" w:type="dxa"/>
          </w:tcPr>
          <w:p w14:paraId="71D1E5E0"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fldChar w:fldCharType="begin">
                <w:ffData>
                  <w:name w:val="Text16"/>
                  <w:enabled/>
                  <w:calcOnExit w:val="0"/>
                  <w:textInput>
                    <w:default w:val="[Customer - Full Corp. Name]"/>
                  </w:textInput>
                </w:ffData>
              </w:fldChar>
            </w:r>
            <w:r w:rsidRPr="00022A63">
              <w:rPr>
                <w:rFonts w:ascii="Times New Roman" w:hAnsi="Times New Roman" w:cs="Times New Roman"/>
                <w:sz w:val="21"/>
                <w:szCs w:val="21"/>
                <w:lang w:val="fr-FR"/>
              </w:rPr>
              <w:instrText xml:space="preserve"> FORMTEXT </w:instrText>
            </w:r>
            <w:r w:rsidRPr="00022A63">
              <w:rPr>
                <w:rFonts w:ascii="Times New Roman" w:hAnsi="Times New Roman" w:cs="Times New Roman"/>
                <w:sz w:val="21"/>
                <w:szCs w:val="21"/>
                <w:lang w:val="fr-FR"/>
              </w:rPr>
            </w:r>
            <w:r w:rsidRPr="00022A63">
              <w:rPr>
                <w:rFonts w:ascii="Times New Roman" w:hAnsi="Times New Roman" w:cs="Times New Roman"/>
                <w:sz w:val="21"/>
                <w:szCs w:val="21"/>
                <w:lang w:val="fr-FR"/>
              </w:rPr>
              <w:fldChar w:fldCharType="separate"/>
            </w:r>
            <w:r w:rsidRPr="00022A63">
              <w:rPr>
                <w:rFonts w:ascii="Times New Roman" w:hAnsi="Times New Roman" w:cs="Times New Roman"/>
                <w:noProof/>
                <w:sz w:val="21"/>
                <w:szCs w:val="21"/>
                <w:lang w:val="fr-FR"/>
              </w:rPr>
              <w:t>[Customer - Full Corp. Name]</w:t>
            </w:r>
            <w:r w:rsidRPr="00022A63">
              <w:rPr>
                <w:rFonts w:ascii="Times New Roman" w:hAnsi="Times New Roman" w:cs="Times New Roman"/>
                <w:sz w:val="21"/>
                <w:szCs w:val="21"/>
                <w:lang w:val="fr-FR"/>
              </w:rPr>
              <w:fldChar w:fldCharType="end"/>
            </w:r>
            <w:bookmarkEnd w:id="446"/>
          </w:p>
        </w:tc>
        <w:tc>
          <w:tcPr>
            <w:tcW w:w="3888"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022A63">
        <w:trPr>
          <w:trHeight w:val="480"/>
        </w:trPr>
        <w:tc>
          <w:tcPr>
            <w:tcW w:w="5040" w:type="dxa"/>
          </w:tcPr>
          <w:p w14:paraId="5FC00D7E"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 xml:space="preserve">Signature: </w:t>
            </w:r>
          </w:p>
        </w:tc>
        <w:tc>
          <w:tcPr>
            <w:tcW w:w="3888" w:type="dxa"/>
          </w:tcPr>
          <w:p w14:paraId="65D279DB" w14:textId="5002CE3C" w:rsidR="00022A63" w:rsidRPr="00022A63" w:rsidRDefault="00414675"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p>
        </w:tc>
      </w:tr>
      <w:tr w:rsidR="00022A63" w14:paraId="582B91B4" w14:textId="77777777" w:rsidTr="00022A63">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4800B70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6F706A72" w14:textId="77777777" w:rsidR="00F61AB2" w:rsidRDefault="00F61AB2" w:rsidP="00022A63">
            <w:pPr>
              <w:pStyle w:val="NoSpacing"/>
              <w:rPr>
                <w:rFonts w:ascii="Times New Roman" w:hAnsi="Times New Roman" w:cs="Times New Roman"/>
                <w:sz w:val="21"/>
                <w:szCs w:val="21"/>
              </w:rPr>
            </w:pPr>
          </w:p>
          <w:p w14:paraId="1EA918DD" w14:textId="65AE6BF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1FF979E7" w14:textId="77777777" w:rsidTr="00022A63">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3B0AAA4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7E090D7C" w14:textId="77777777" w:rsidR="00F61AB2" w:rsidRDefault="00F61AB2" w:rsidP="00022A63">
            <w:pPr>
              <w:pStyle w:val="NoSpacing"/>
              <w:rPr>
                <w:rFonts w:ascii="Times New Roman" w:hAnsi="Times New Roman" w:cs="Times New Roman"/>
                <w:sz w:val="21"/>
                <w:szCs w:val="21"/>
              </w:rPr>
            </w:pPr>
          </w:p>
          <w:p w14:paraId="755D8663" w14:textId="46B08C7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71755071" w14:textId="77777777" w:rsidTr="00022A63">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4559857C"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ins w:id="447" w:author="Papu Bhattacharya" w:date="2019-07-01T12:56:00Z">
              <w:r w:rsidR="00055980">
                <w:rPr>
                  <w:rFonts w:ascii="Times New Roman" w:hAnsi="Times New Roman" w:cs="Times New Roman"/>
                  <w:noProof/>
                  <w:sz w:val="21"/>
                  <w:szCs w:val="21"/>
                </w:rPr>
                <w:t>7/1/2019</w:t>
              </w:r>
            </w:ins>
            <w:del w:id="448" w:author="Papu Bhattacharya" w:date="2019-07-01T12:56:00Z">
              <w:r w:rsidR="00552886" w:rsidDel="00055980">
                <w:rPr>
                  <w:rFonts w:ascii="Times New Roman" w:hAnsi="Times New Roman" w:cs="Times New Roman"/>
                  <w:noProof/>
                  <w:sz w:val="21"/>
                  <w:szCs w:val="21"/>
                </w:rPr>
                <w:delText>11/20/2018</w:delText>
              </w:r>
            </w:del>
            <w:r w:rsidR="00552886">
              <w:rPr>
                <w:rFonts w:ascii="Times New Roman" w:hAnsi="Times New Roman" w:cs="Times New Roman"/>
                <w:sz w:val="21"/>
                <w:szCs w:val="21"/>
              </w:rPr>
              <w:fldChar w:fldCharType="end"/>
            </w:r>
          </w:p>
        </w:tc>
        <w:tc>
          <w:tcPr>
            <w:tcW w:w="3888" w:type="dxa"/>
          </w:tcPr>
          <w:p w14:paraId="6FDDEBE3" w14:textId="77777777" w:rsidR="00F61AB2" w:rsidRDefault="00F61AB2" w:rsidP="00022A63">
            <w:pPr>
              <w:pStyle w:val="NoSpacing"/>
              <w:rPr>
                <w:rFonts w:ascii="Times New Roman" w:hAnsi="Times New Roman" w:cs="Times New Roman"/>
                <w:sz w:val="21"/>
                <w:szCs w:val="21"/>
              </w:rPr>
            </w:pPr>
          </w:p>
          <w:p w14:paraId="16BD265C" w14:textId="4E0D1EF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ins w:id="449" w:author="Papu Bhattacharya" w:date="2019-07-01T12:56:00Z">
              <w:r w:rsidR="00055980">
                <w:rPr>
                  <w:rFonts w:ascii="Times New Roman" w:hAnsi="Times New Roman" w:cs="Times New Roman"/>
                  <w:noProof/>
                  <w:sz w:val="21"/>
                  <w:szCs w:val="21"/>
                </w:rPr>
                <w:t>7/1/2019</w:t>
              </w:r>
            </w:ins>
            <w:del w:id="450" w:author="Papu Bhattacharya" w:date="2019-07-01T12:56:00Z">
              <w:r w:rsidR="00552886" w:rsidDel="00055980">
                <w:rPr>
                  <w:rFonts w:ascii="Times New Roman" w:hAnsi="Times New Roman" w:cs="Times New Roman"/>
                  <w:noProof/>
                  <w:sz w:val="21"/>
                  <w:szCs w:val="21"/>
                </w:rPr>
                <w:delText>11/20/2018</w:delText>
              </w:r>
            </w:del>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2"/>
      <w:headerReference w:type="first" r:id="rId13"/>
      <w:footerReference w:type="first" r:id="rId14"/>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1D787" w14:textId="77777777" w:rsidR="00AA1A24" w:rsidRDefault="00AA1A24" w:rsidP="00D72A11">
      <w:pPr>
        <w:spacing w:after="0" w:line="240" w:lineRule="auto"/>
      </w:pPr>
      <w:r>
        <w:separator/>
      </w:r>
    </w:p>
  </w:endnote>
  <w:endnote w:type="continuationSeparator" w:id="0">
    <w:p w14:paraId="383487A2" w14:textId="77777777" w:rsidR="00AA1A24" w:rsidRDefault="00AA1A24"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5B9EB9" w14:textId="77777777" w:rsidR="00AA1A24" w:rsidRDefault="00AA1A24" w:rsidP="00D72A11">
      <w:pPr>
        <w:spacing w:after="0" w:line="240" w:lineRule="auto"/>
      </w:pPr>
      <w:r>
        <w:separator/>
      </w:r>
    </w:p>
  </w:footnote>
  <w:footnote w:type="continuationSeparator" w:id="0">
    <w:p w14:paraId="7CB266E3" w14:textId="77777777" w:rsidR="00AA1A24" w:rsidRDefault="00AA1A24"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12A3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6"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D22DA4"/>
    <w:multiLevelType w:val="hybridMultilevel"/>
    <w:tmpl w:val="6AB2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EA15E8"/>
    <w:multiLevelType w:val="hybridMultilevel"/>
    <w:tmpl w:val="1ABE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8"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0"/>
  </w:num>
  <w:num w:numId="3">
    <w:abstractNumId w:val="18"/>
  </w:num>
  <w:num w:numId="4">
    <w:abstractNumId w:val="35"/>
  </w:num>
  <w:num w:numId="5">
    <w:abstractNumId w:val="20"/>
  </w:num>
  <w:num w:numId="6">
    <w:abstractNumId w:val="32"/>
  </w:num>
  <w:num w:numId="7">
    <w:abstractNumId w:val="30"/>
  </w:num>
  <w:num w:numId="8">
    <w:abstractNumId w:val="39"/>
  </w:num>
  <w:num w:numId="9">
    <w:abstractNumId w:val="36"/>
  </w:num>
  <w:num w:numId="10">
    <w:abstractNumId w:val="33"/>
  </w:num>
  <w:num w:numId="11">
    <w:abstractNumId w:val="17"/>
  </w:num>
  <w:num w:numId="12">
    <w:abstractNumId w:val="6"/>
  </w:num>
  <w:num w:numId="13">
    <w:abstractNumId w:val="1"/>
  </w:num>
  <w:num w:numId="14">
    <w:abstractNumId w:val="8"/>
  </w:num>
  <w:num w:numId="15">
    <w:abstractNumId w:val="38"/>
  </w:num>
  <w:num w:numId="16">
    <w:abstractNumId w:val="15"/>
  </w:num>
  <w:num w:numId="17">
    <w:abstractNumId w:val="21"/>
  </w:num>
  <w:num w:numId="18">
    <w:abstractNumId w:val="46"/>
  </w:num>
  <w:num w:numId="19">
    <w:abstractNumId w:val="24"/>
  </w:num>
  <w:num w:numId="20">
    <w:abstractNumId w:val="45"/>
  </w:num>
  <w:num w:numId="21">
    <w:abstractNumId w:val="12"/>
  </w:num>
  <w:num w:numId="22">
    <w:abstractNumId w:val="27"/>
  </w:num>
  <w:num w:numId="23">
    <w:abstractNumId w:val="2"/>
  </w:num>
  <w:num w:numId="24">
    <w:abstractNumId w:val="14"/>
  </w:num>
  <w:num w:numId="25">
    <w:abstractNumId w:val="40"/>
  </w:num>
  <w:num w:numId="26">
    <w:abstractNumId w:val="44"/>
  </w:num>
  <w:num w:numId="27">
    <w:abstractNumId w:val="10"/>
  </w:num>
  <w:num w:numId="28">
    <w:abstractNumId w:val="5"/>
  </w:num>
  <w:num w:numId="29">
    <w:abstractNumId w:val="23"/>
  </w:num>
  <w:num w:numId="30">
    <w:abstractNumId w:val="7"/>
  </w:num>
  <w:num w:numId="31">
    <w:abstractNumId w:val="37"/>
  </w:num>
  <w:num w:numId="32">
    <w:abstractNumId w:val="43"/>
  </w:num>
  <w:num w:numId="33">
    <w:abstractNumId w:val="26"/>
  </w:num>
  <w:num w:numId="34">
    <w:abstractNumId w:val="25"/>
  </w:num>
  <w:num w:numId="35">
    <w:abstractNumId w:val="47"/>
  </w:num>
  <w:num w:numId="36">
    <w:abstractNumId w:val="28"/>
  </w:num>
  <w:num w:numId="37">
    <w:abstractNumId w:val="31"/>
  </w:num>
  <w:num w:numId="38">
    <w:abstractNumId w:val="3"/>
  </w:num>
  <w:num w:numId="39">
    <w:abstractNumId w:val="13"/>
  </w:num>
  <w:num w:numId="40">
    <w:abstractNumId w:val="41"/>
  </w:num>
  <w:num w:numId="41">
    <w:abstractNumId w:val="16"/>
  </w:num>
  <w:num w:numId="42">
    <w:abstractNumId w:val="4"/>
  </w:num>
  <w:num w:numId="43">
    <w:abstractNumId w:val="34"/>
  </w:num>
  <w:num w:numId="44">
    <w:abstractNumId w:val="42"/>
  </w:num>
  <w:num w:numId="45">
    <w:abstractNumId w:val="29"/>
  </w:num>
  <w:num w:numId="46">
    <w:abstractNumId w:val="9"/>
  </w:num>
  <w:num w:numId="47">
    <w:abstractNumId w:val="22"/>
  </w:num>
  <w:num w:numId="4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pu Bhattacharya">
    <w15:presenceInfo w15:providerId="AD" w15:userId="S::papu.bhattacharya@synectiks.com::2280e00b-70e3-47b8-954c-0faca14d80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ocumentProtection w:edit="trackedChanges" w:enforcement="1" w:cryptProviderType="rsaAES" w:cryptAlgorithmClass="hash" w:cryptAlgorithmType="typeAny" w:cryptAlgorithmSid="14" w:cryptSpinCount="100000" w:hash="UMco5zCEEMS5t7Rdvq7MmMG1rOgTCp2bihWwdATCk1C5zdMjat+uzL59380vurM84kbagNahhQGBno6dACiF5A==" w:salt="GxQT/RrZFZEVpKsCSvCWX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TWgBLZYeXLQAAAA=="/>
  </w:docVars>
  <w:rsids>
    <w:rsidRoot w:val="00D72A11"/>
    <w:rsid w:val="00022A63"/>
    <w:rsid w:val="00054CD5"/>
    <w:rsid w:val="00055980"/>
    <w:rsid w:val="000644F7"/>
    <w:rsid w:val="00065E25"/>
    <w:rsid w:val="00070414"/>
    <w:rsid w:val="000711D4"/>
    <w:rsid w:val="0008639C"/>
    <w:rsid w:val="00093EA2"/>
    <w:rsid w:val="000A0154"/>
    <w:rsid w:val="000A7A77"/>
    <w:rsid w:val="000B3D7B"/>
    <w:rsid w:val="000B5F8F"/>
    <w:rsid w:val="000D77BF"/>
    <w:rsid w:val="000F6E03"/>
    <w:rsid w:val="001022F9"/>
    <w:rsid w:val="00102FD7"/>
    <w:rsid w:val="00113493"/>
    <w:rsid w:val="001151B9"/>
    <w:rsid w:val="0015227E"/>
    <w:rsid w:val="0018075F"/>
    <w:rsid w:val="00191AD2"/>
    <w:rsid w:val="0019775A"/>
    <w:rsid w:val="001B37FC"/>
    <w:rsid w:val="001C2BFD"/>
    <w:rsid w:val="001D3703"/>
    <w:rsid w:val="001D7D44"/>
    <w:rsid w:val="001E3E32"/>
    <w:rsid w:val="001E43D8"/>
    <w:rsid w:val="001F1C8D"/>
    <w:rsid w:val="001F2F08"/>
    <w:rsid w:val="001F687E"/>
    <w:rsid w:val="00230501"/>
    <w:rsid w:val="00235B4D"/>
    <w:rsid w:val="00246F53"/>
    <w:rsid w:val="00265F9D"/>
    <w:rsid w:val="002806A4"/>
    <w:rsid w:val="0028117F"/>
    <w:rsid w:val="00283196"/>
    <w:rsid w:val="0028443B"/>
    <w:rsid w:val="0028630A"/>
    <w:rsid w:val="00293539"/>
    <w:rsid w:val="002B6D51"/>
    <w:rsid w:val="002F3E32"/>
    <w:rsid w:val="00314C07"/>
    <w:rsid w:val="0032716D"/>
    <w:rsid w:val="00332798"/>
    <w:rsid w:val="0033767F"/>
    <w:rsid w:val="00356877"/>
    <w:rsid w:val="00382CDC"/>
    <w:rsid w:val="00383E95"/>
    <w:rsid w:val="003A3D9E"/>
    <w:rsid w:val="003A48D9"/>
    <w:rsid w:val="003A7DC4"/>
    <w:rsid w:val="003C42BF"/>
    <w:rsid w:val="003D5EBF"/>
    <w:rsid w:val="003D7AAD"/>
    <w:rsid w:val="003F5A26"/>
    <w:rsid w:val="0040075D"/>
    <w:rsid w:val="00414675"/>
    <w:rsid w:val="00416E62"/>
    <w:rsid w:val="00426151"/>
    <w:rsid w:val="00441D4F"/>
    <w:rsid w:val="00442FFE"/>
    <w:rsid w:val="00446EEC"/>
    <w:rsid w:val="00462E6D"/>
    <w:rsid w:val="004962B1"/>
    <w:rsid w:val="004A1E89"/>
    <w:rsid w:val="004A43E0"/>
    <w:rsid w:val="004B399D"/>
    <w:rsid w:val="004B6066"/>
    <w:rsid w:val="004C0ECE"/>
    <w:rsid w:val="004C78FF"/>
    <w:rsid w:val="004E3DD5"/>
    <w:rsid w:val="004E56DC"/>
    <w:rsid w:val="0050373A"/>
    <w:rsid w:val="00504837"/>
    <w:rsid w:val="00513A70"/>
    <w:rsid w:val="00522C79"/>
    <w:rsid w:val="005415DC"/>
    <w:rsid w:val="0054185B"/>
    <w:rsid w:val="00552886"/>
    <w:rsid w:val="00570D81"/>
    <w:rsid w:val="00595C5C"/>
    <w:rsid w:val="005A07E6"/>
    <w:rsid w:val="005A719C"/>
    <w:rsid w:val="005B48CD"/>
    <w:rsid w:val="005D44A0"/>
    <w:rsid w:val="005E1042"/>
    <w:rsid w:val="005E1746"/>
    <w:rsid w:val="006072D8"/>
    <w:rsid w:val="006372F1"/>
    <w:rsid w:val="00643A7A"/>
    <w:rsid w:val="006747E7"/>
    <w:rsid w:val="006A4DF7"/>
    <w:rsid w:val="006B65CA"/>
    <w:rsid w:val="006D009A"/>
    <w:rsid w:val="006D5C7B"/>
    <w:rsid w:val="006D6A5A"/>
    <w:rsid w:val="006E5BB8"/>
    <w:rsid w:val="006E5D01"/>
    <w:rsid w:val="006F3922"/>
    <w:rsid w:val="007174D6"/>
    <w:rsid w:val="0073155C"/>
    <w:rsid w:val="00731705"/>
    <w:rsid w:val="00744EE2"/>
    <w:rsid w:val="00750343"/>
    <w:rsid w:val="007515C1"/>
    <w:rsid w:val="00766654"/>
    <w:rsid w:val="0076770A"/>
    <w:rsid w:val="00770395"/>
    <w:rsid w:val="007A1F56"/>
    <w:rsid w:val="007A3DAE"/>
    <w:rsid w:val="007B0AC7"/>
    <w:rsid w:val="007E018C"/>
    <w:rsid w:val="007F1931"/>
    <w:rsid w:val="007F43A1"/>
    <w:rsid w:val="007F54CC"/>
    <w:rsid w:val="0081027C"/>
    <w:rsid w:val="00815FA7"/>
    <w:rsid w:val="00840C0D"/>
    <w:rsid w:val="00854155"/>
    <w:rsid w:val="00880262"/>
    <w:rsid w:val="0089137C"/>
    <w:rsid w:val="00894042"/>
    <w:rsid w:val="008A1458"/>
    <w:rsid w:val="008A6275"/>
    <w:rsid w:val="008B454D"/>
    <w:rsid w:val="008D2E5D"/>
    <w:rsid w:val="008D55ED"/>
    <w:rsid w:val="008D6243"/>
    <w:rsid w:val="008D6C16"/>
    <w:rsid w:val="008E0369"/>
    <w:rsid w:val="008E2BEE"/>
    <w:rsid w:val="00935918"/>
    <w:rsid w:val="0093743A"/>
    <w:rsid w:val="00960B62"/>
    <w:rsid w:val="00977CBA"/>
    <w:rsid w:val="009801EE"/>
    <w:rsid w:val="009A3A24"/>
    <w:rsid w:val="009D3123"/>
    <w:rsid w:val="009E5DAB"/>
    <w:rsid w:val="009E6587"/>
    <w:rsid w:val="009F5FD1"/>
    <w:rsid w:val="009F7D05"/>
    <w:rsid w:val="00A14401"/>
    <w:rsid w:val="00A16CFE"/>
    <w:rsid w:val="00A23566"/>
    <w:rsid w:val="00A363A1"/>
    <w:rsid w:val="00A42629"/>
    <w:rsid w:val="00A43688"/>
    <w:rsid w:val="00A51C13"/>
    <w:rsid w:val="00A65AB1"/>
    <w:rsid w:val="00A73DD3"/>
    <w:rsid w:val="00A919CE"/>
    <w:rsid w:val="00A94124"/>
    <w:rsid w:val="00AA1A24"/>
    <w:rsid w:val="00AC18D5"/>
    <w:rsid w:val="00AE1791"/>
    <w:rsid w:val="00AE37D7"/>
    <w:rsid w:val="00AE5068"/>
    <w:rsid w:val="00AF1D65"/>
    <w:rsid w:val="00B12D59"/>
    <w:rsid w:val="00B249E2"/>
    <w:rsid w:val="00B27155"/>
    <w:rsid w:val="00B40F10"/>
    <w:rsid w:val="00B437C2"/>
    <w:rsid w:val="00B61277"/>
    <w:rsid w:val="00B918FA"/>
    <w:rsid w:val="00B94495"/>
    <w:rsid w:val="00B97DCB"/>
    <w:rsid w:val="00BC2F64"/>
    <w:rsid w:val="00BC545F"/>
    <w:rsid w:val="00BD1A0B"/>
    <w:rsid w:val="00BD3182"/>
    <w:rsid w:val="00BE0BA8"/>
    <w:rsid w:val="00BE4984"/>
    <w:rsid w:val="00BF02AC"/>
    <w:rsid w:val="00C115C7"/>
    <w:rsid w:val="00C11B70"/>
    <w:rsid w:val="00C14F97"/>
    <w:rsid w:val="00C15ADF"/>
    <w:rsid w:val="00C32357"/>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33C4"/>
    <w:rsid w:val="00D13C2D"/>
    <w:rsid w:val="00D302B1"/>
    <w:rsid w:val="00D5392C"/>
    <w:rsid w:val="00D66AE4"/>
    <w:rsid w:val="00D67E4A"/>
    <w:rsid w:val="00D71E8E"/>
    <w:rsid w:val="00D72A11"/>
    <w:rsid w:val="00D742FF"/>
    <w:rsid w:val="00D775EA"/>
    <w:rsid w:val="00D80B4B"/>
    <w:rsid w:val="00D93403"/>
    <w:rsid w:val="00DB2BEC"/>
    <w:rsid w:val="00DC4FBC"/>
    <w:rsid w:val="00DF39AB"/>
    <w:rsid w:val="00E27F2C"/>
    <w:rsid w:val="00E30C05"/>
    <w:rsid w:val="00E54469"/>
    <w:rsid w:val="00E6411A"/>
    <w:rsid w:val="00E641EF"/>
    <w:rsid w:val="00E86D87"/>
    <w:rsid w:val="00EA7342"/>
    <w:rsid w:val="00ED3EA9"/>
    <w:rsid w:val="00EE4E6C"/>
    <w:rsid w:val="00F058D0"/>
    <w:rsid w:val="00F15D7B"/>
    <w:rsid w:val="00F21D58"/>
    <w:rsid w:val="00F254F6"/>
    <w:rsid w:val="00F405EF"/>
    <w:rsid w:val="00F45472"/>
    <w:rsid w:val="00F56D0D"/>
    <w:rsid w:val="00F61AB2"/>
    <w:rsid w:val="00F7075A"/>
    <w:rsid w:val="00F858FB"/>
    <w:rsid w:val="00FC3DBD"/>
    <w:rsid w:val="00FD65E1"/>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1B37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7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456FD0-A3A0-4F5F-80C6-9EA12EF95C9D}">
  <ds:schemaRefs>
    <ds:schemaRef ds:uri="http://schemas.openxmlformats.org/officeDocument/2006/bibliography"/>
  </ds:schemaRefs>
</ds:datastoreItem>
</file>

<file path=customXml/itemProps2.xml><?xml version="1.0" encoding="utf-8"?>
<ds:datastoreItem xmlns:ds="http://schemas.openxmlformats.org/officeDocument/2006/customXml" ds:itemID="{7FA4C0D7-7A1B-4832-96BF-A0A41B0E7899}"/>
</file>

<file path=customXml/itemProps3.xml><?xml version="1.0" encoding="utf-8"?>
<ds:datastoreItem xmlns:ds="http://schemas.openxmlformats.org/officeDocument/2006/customXml" ds:itemID="{26C70762-1CAC-404D-A3DB-AF050F763F7E}"/>
</file>

<file path=customXml/itemProps4.xml><?xml version="1.0" encoding="utf-8"?>
<ds:datastoreItem xmlns:ds="http://schemas.openxmlformats.org/officeDocument/2006/customXml" ds:itemID="{8EC61E8D-21EE-45BC-BDEA-24DB10301C70}"/>
</file>

<file path=docProps/app.xml><?xml version="1.0" encoding="utf-8"?>
<Properties xmlns="http://schemas.openxmlformats.org/officeDocument/2006/extended-properties" xmlns:vt="http://schemas.openxmlformats.org/officeDocument/2006/docPropsVTypes">
  <Template>Normal</Template>
  <TotalTime>445</TotalTime>
  <Pages>8</Pages>
  <Words>2901</Words>
  <Characters>16537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13</cp:revision>
  <dcterms:created xsi:type="dcterms:W3CDTF">2019-07-01T07:30:00Z</dcterms:created>
  <dcterms:modified xsi:type="dcterms:W3CDTF">2019-07-01T16:54:00Z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