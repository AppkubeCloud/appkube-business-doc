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09EF90E6" w:rsidR="003A3D9E" w:rsidRPr="00DC4FBC" w:rsidRDefault="00DC4FBC" w:rsidP="00DC4FBC">
      <w:pPr>
        <w:pStyle w:val="Title"/>
        <w:rPr>
          <w:rFonts w:ascii="Times New Roman" w:hAnsi="Times New Roman"/>
          <w:smallCaps/>
          <w:sz w:val="72"/>
          <w:szCs w:val="72"/>
        </w:rPr>
      </w:pPr>
      <w:r w:rsidRPr="00DC4FBC">
        <w:rPr>
          <w:rFonts w:ascii="Times New Roman" w:hAnsi="Times New Roman"/>
          <w:smallCaps/>
          <w:sz w:val="72"/>
          <w:szCs w:val="72"/>
        </w:rPr>
        <w:t>Cloud Migration</w:t>
      </w:r>
      <w:ins w:id="0" w:author="Papu Bhattacharya" w:date="2019-12-30T17:05:00Z">
        <w:r w:rsidR="003D6CFF">
          <w:rPr>
            <w:rFonts w:ascii="Times New Roman" w:hAnsi="Times New Roman"/>
            <w:smallCaps/>
            <w:sz w:val="72"/>
            <w:szCs w:val="72"/>
          </w:rPr>
          <w:t xml:space="preserve"> &amp; Data Flow </w:t>
        </w:r>
        <w:proofErr w:type="spellStart"/>
        <w:r w:rsidR="003D6CFF">
          <w:rPr>
            <w:rFonts w:ascii="Times New Roman" w:hAnsi="Times New Roman"/>
            <w:smallCaps/>
            <w:sz w:val="72"/>
            <w:szCs w:val="72"/>
          </w:rPr>
          <w:t>AUtomation</w:t>
        </w:r>
      </w:ins>
      <w:proofErr w:type="spellEnd"/>
    </w:p>
    <w:p w14:paraId="07732468" w14:textId="67485311" w:rsidR="00DC4FBC" w:rsidRDefault="00DC4FBC" w:rsidP="00DC4FBC"/>
    <w:p w14:paraId="5CA7903C" w14:textId="499E41D2"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SYN-1118-AR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784D989C" w:rsidR="00DC4FBC" w:rsidRPr="00DC4FBC" w:rsidRDefault="00DC4FBC" w:rsidP="00DC4FBC">
      <w:pPr>
        <w:jc w:val="center"/>
      </w:pPr>
      <w:del w:id="1" w:author="Papu Bhattacharya" w:date="2019-12-30T17:06:00Z">
        <w:r w:rsidDel="003D6CFF">
          <w:rPr>
            <w:noProof/>
          </w:rPr>
          <w:drawing>
            <wp:inline distT="0" distB="0" distL="0" distR="0" wp14:anchorId="384BDEEC" wp14:editId="192DEEB9">
              <wp:extent cx="1619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250" cy="533400"/>
                      </a:xfrm>
                      <a:prstGeom prst="rect">
                        <a:avLst/>
                      </a:prstGeom>
                    </pic:spPr>
                  </pic:pic>
                </a:graphicData>
              </a:graphic>
            </wp:inline>
          </w:drawing>
        </w:r>
      </w:del>
      <w:proofErr w:type="spellStart"/>
      <w:ins w:id="2" w:author="Papu Bhattacharya" w:date="2019-12-30T17:06:00Z">
        <w:r w:rsidR="003D6CFF">
          <w:t>InnovativeTech</w:t>
        </w:r>
      </w:ins>
      <w:proofErr w:type="spellEnd"/>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46EBC234"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ins w:id="3" w:author="Papu Bhattacharya" w:date="2019-12-27T16:42:00Z">
        <w:r w:rsidR="00163A1F">
          <w:rPr>
            <w:rFonts w:ascii="Times New Roman Bold" w:hAnsi="Times New Roman Bold" w:cs="Times New Roman"/>
            <w:b/>
            <w:smallCaps/>
            <w:noProof/>
            <w:sz w:val="32"/>
            <w:szCs w:val="32"/>
          </w:rPr>
          <w:t>December 27, 2019</w:t>
        </w:r>
      </w:ins>
      <w:del w:id="4" w:author="Papu Bhattacharya" w:date="2019-12-27T16:42:00Z">
        <w:r w:rsidR="0015227E" w:rsidDel="00163A1F">
          <w:rPr>
            <w:rFonts w:ascii="Times New Roman Bold" w:hAnsi="Times New Roman Bold" w:cs="Times New Roman"/>
            <w:b/>
            <w:smallCaps/>
            <w:noProof/>
            <w:sz w:val="32"/>
            <w:szCs w:val="32"/>
          </w:rPr>
          <w:delText>November 20, 2018</w:delText>
        </w:r>
      </w:del>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b/>
          <w:bCs/>
          <w:noProof/>
        </w:rPr>
      </w:sdtEndPr>
      <w:sdtContent>
        <w:p w14:paraId="7526A417" w14:textId="77777777" w:rsidR="0019775A" w:rsidRPr="00F405EF" w:rsidRDefault="0019775A">
          <w:pPr>
            <w:pStyle w:val="TOCHeading"/>
            <w:rPr>
              <w:smallCaps/>
            </w:rPr>
          </w:pPr>
          <w:r w:rsidRPr="00F405EF">
            <w:rPr>
              <w:smallCaps/>
            </w:rPr>
            <w:t>Contents</w:t>
          </w:r>
        </w:p>
        <w:p w14:paraId="4ED8F6DC" w14:textId="1C5E2D25" w:rsidR="00DA28B2" w:rsidRDefault="0019775A">
          <w:pPr>
            <w:pStyle w:val="TOC2"/>
            <w:tabs>
              <w:tab w:val="left" w:pos="660"/>
              <w:tab w:val="right" w:leader="dot" w:pos="9350"/>
            </w:tabs>
            <w:rPr>
              <w:ins w:id="5" w:author="Papu Bhattacharya" w:date="2019-12-30T17:06:00Z"/>
              <w:rFonts w:cstheme="minorBidi"/>
              <w:noProof/>
            </w:rPr>
          </w:pPr>
          <w:r w:rsidRPr="00CB429F">
            <w:rPr>
              <w:rFonts w:ascii="Times New Roman" w:hAnsi="Times New Roman"/>
              <w:sz w:val="21"/>
              <w:szCs w:val="21"/>
            </w:rPr>
            <w:fldChar w:fldCharType="begin"/>
          </w:r>
          <w:r w:rsidRPr="00CB429F">
            <w:rPr>
              <w:rFonts w:ascii="Times New Roman" w:hAnsi="Times New Roman"/>
              <w:sz w:val="21"/>
              <w:szCs w:val="21"/>
            </w:rPr>
            <w:instrText xml:space="preserve"> TOC \o "1-3" \h \z \u </w:instrText>
          </w:r>
          <w:r w:rsidRPr="00CB429F">
            <w:rPr>
              <w:rFonts w:ascii="Times New Roman" w:hAnsi="Times New Roman"/>
              <w:sz w:val="21"/>
              <w:szCs w:val="21"/>
            </w:rPr>
            <w:fldChar w:fldCharType="separate"/>
          </w:r>
          <w:bookmarkStart w:id="6" w:name="_GoBack"/>
          <w:bookmarkEnd w:id="6"/>
          <w:ins w:id="7" w:author="Papu Bhattacharya" w:date="2019-12-30T17:06:00Z">
            <w:r w:rsidR="00DA28B2" w:rsidRPr="000F6AD0">
              <w:rPr>
                <w:rStyle w:val="Hyperlink"/>
                <w:noProof/>
              </w:rPr>
              <w:fldChar w:fldCharType="begin"/>
            </w:r>
            <w:r w:rsidR="00DA28B2" w:rsidRPr="000F6AD0">
              <w:rPr>
                <w:rStyle w:val="Hyperlink"/>
                <w:noProof/>
              </w:rPr>
              <w:instrText xml:space="preserve"> </w:instrText>
            </w:r>
            <w:r w:rsidR="00DA28B2">
              <w:rPr>
                <w:noProof/>
              </w:rPr>
              <w:instrText>HYPERLINK \l "_Toc28618002"</w:instrText>
            </w:r>
            <w:r w:rsidR="00DA28B2" w:rsidRPr="000F6AD0">
              <w:rPr>
                <w:rStyle w:val="Hyperlink"/>
                <w:noProof/>
              </w:rPr>
              <w:instrText xml:space="preserve"> </w:instrText>
            </w:r>
            <w:r w:rsidR="00DA28B2" w:rsidRPr="000F6AD0">
              <w:rPr>
                <w:rStyle w:val="Hyperlink"/>
                <w:noProof/>
              </w:rPr>
            </w:r>
            <w:r w:rsidR="00DA28B2" w:rsidRPr="000F6AD0">
              <w:rPr>
                <w:rStyle w:val="Hyperlink"/>
                <w:noProof/>
              </w:rPr>
              <w:fldChar w:fldCharType="separate"/>
            </w:r>
            <w:r w:rsidR="00DA28B2" w:rsidRPr="000F6AD0">
              <w:rPr>
                <w:rStyle w:val="Hyperlink"/>
                <w:smallCaps/>
                <w:noProof/>
              </w:rPr>
              <w:t>1.</w:t>
            </w:r>
            <w:r w:rsidR="00DA28B2">
              <w:rPr>
                <w:rFonts w:cstheme="minorBidi"/>
                <w:noProof/>
              </w:rPr>
              <w:tab/>
            </w:r>
            <w:r w:rsidR="00DA28B2" w:rsidRPr="000F6AD0">
              <w:rPr>
                <w:rStyle w:val="Hyperlink"/>
                <w:smallCaps/>
                <w:noProof/>
              </w:rPr>
              <w:t>Introduction</w:t>
            </w:r>
            <w:r w:rsidR="00DA28B2">
              <w:rPr>
                <w:noProof/>
                <w:webHidden/>
              </w:rPr>
              <w:tab/>
            </w:r>
            <w:r w:rsidR="00DA28B2">
              <w:rPr>
                <w:noProof/>
                <w:webHidden/>
              </w:rPr>
              <w:fldChar w:fldCharType="begin"/>
            </w:r>
            <w:r w:rsidR="00DA28B2">
              <w:rPr>
                <w:noProof/>
                <w:webHidden/>
              </w:rPr>
              <w:instrText xml:space="preserve"> PAGEREF _Toc28618002 \h </w:instrText>
            </w:r>
            <w:r w:rsidR="00DA28B2">
              <w:rPr>
                <w:noProof/>
                <w:webHidden/>
              </w:rPr>
            </w:r>
          </w:ins>
          <w:r w:rsidR="00DA28B2">
            <w:rPr>
              <w:noProof/>
              <w:webHidden/>
            </w:rPr>
            <w:fldChar w:fldCharType="separate"/>
          </w:r>
          <w:ins w:id="8" w:author="Papu Bhattacharya" w:date="2019-12-30T17:06:00Z">
            <w:r w:rsidR="00DA28B2">
              <w:rPr>
                <w:noProof/>
                <w:webHidden/>
              </w:rPr>
              <w:t>3</w:t>
            </w:r>
            <w:r w:rsidR="00DA28B2">
              <w:rPr>
                <w:noProof/>
                <w:webHidden/>
              </w:rPr>
              <w:fldChar w:fldCharType="end"/>
            </w:r>
            <w:r w:rsidR="00DA28B2" w:rsidRPr="000F6AD0">
              <w:rPr>
                <w:rStyle w:val="Hyperlink"/>
                <w:noProof/>
              </w:rPr>
              <w:fldChar w:fldCharType="end"/>
            </w:r>
          </w:ins>
        </w:p>
        <w:p w14:paraId="74832AAA" w14:textId="64C69A02" w:rsidR="00DA28B2" w:rsidRDefault="00DA28B2">
          <w:pPr>
            <w:pStyle w:val="TOC2"/>
            <w:tabs>
              <w:tab w:val="left" w:pos="660"/>
              <w:tab w:val="right" w:leader="dot" w:pos="9350"/>
            </w:tabs>
            <w:rPr>
              <w:ins w:id="9" w:author="Papu Bhattacharya" w:date="2019-12-30T17:06:00Z"/>
              <w:rFonts w:cstheme="minorBidi"/>
              <w:noProof/>
            </w:rPr>
          </w:pPr>
          <w:ins w:id="10"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"_Toc28618003"</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smallCaps/>
                <w:noProof/>
              </w:rPr>
              <w:t>2.</w:t>
            </w:r>
            <w:r>
              <w:rPr>
                <w:rFonts w:cstheme="minorBidi"/>
                <w:noProof/>
              </w:rPr>
              <w:tab/>
            </w:r>
            <w:r w:rsidRPr="000F6AD0">
              <w:rPr>
                <w:rStyle w:val="Hyperlink"/>
                <w:smallCaps/>
                <w:noProof/>
              </w:rPr>
              <w:t>Engagement Overview</w:t>
            </w:r>
            <w:r>
              <w:rPr>
                <w:noProof/>
                <w:webHidden/>
              </w:rPr>
              <w:tab/>
            </w:r>
            <w:r>
              <w:rPr>
                <w:noProof/>
                <w:webHidden/>
              </w:rPr>
              <w:fldChar w:fldCharType="begin"/>
            </w:r>
            <w:r>
              <w:rPr>
                <w:noProof/>
                <w:webHidden/>
              </w:rPr>
              <w:instrText xml:space="preserve"> PAGEREF _Toc28618003 \h </w:instrText>
            </w:r>
            <w:r>
              <w:rPr>
                <w:noProof/>
                <w:webHidden/>
              </w:rPr>
            </w:r>
          </w:ins>
          <w:r>
            <w:rPr>
              <w:noProof/>
              <w:webHidden/>
            </w:rPr>
            <w:fldChar w:fldCharType="separate"/>
          </w:r>
          <w:ins w:id="11" w:author="Papu Bhattacharya" w:date="2019-12-30T17:06:00Z">
            <w:r>
              <w:rPr>
                <w:noProof/>
                <w:webHidden/>
              </w:rPr>
              <w:t>3</w:t>
            </w:r>
            <w:r>
              <w:rPr>
                <w:noProof/>
                <w:webHidden/>
              </w:rPr>
              <w:fldChar w:fldCharType="end"/>
            </w:r>
            <w:r w:rsidRPr="000F6AD0">
              <w:rPr>
                <w:rStyle w:val="Hyperlink"/>
                <w:noProof/>
              </w:rPr>
              <w:fldChar w:fldCharType="end"/>
            </w:r>
          </w:ins>
        </w:p>
        <w:p w14:paraId="6708A64E" w14:textId="20703F29" w:rsidR="00DA28B2" w:rsidRDefault="00DA28B2">
          <w:pPr>
            <w:pStyle w:val="TOC2"/>
            <w:tabs>
              <w:tab w:val="left" w:pos="660"/>
              <w:tab w:val="right" w:leader="dot" w:pos="9350"/>
            </w:tabs>
            <w:rPr>
              <w:ins w:id="12" w:author="Papu Bhattacharya" w:date="2019-12-30T17:06:00Z"/>
              <w:rFonts w:cstheme="minorBidi"/>
              <w:noProof/>
            </w:rPr>
          </w:pPr>
          <w:ins w:id="13"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"_Toc28618004"</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smallCaps/>
                <w:noProof/>
              </w:rPr>
              <w:t>3.</w:t>
            </w:r>
            <w:r>
              <w:rPr>
                <w:rFonts w:cstheme="minorBidi"/>
                <w:noProof/>
              </w:rPr>
              <w:tab/>
            </w:r>
            <w:r w:rsidRPr="000F6AD0">
              <w:rPr>
                <w:rStyle w:val="Hyperlink"/>
                <w:smallCaps/>
                <w:noProof/>
              </w:rPr>
              <w:t>SYNECTIKS Cloud Migration Service</w:t>
            </w:r>
            <w:r>
              <w:rPr>
                <w:noProof/>
                <w:webHidden/>
              </w:rPr>
              <w:tab/>
            </w:r>
            <w:r>
              <w:rPr>
                <w:noProof/>
                <w:webHidden/>
              </w:rPr>
              <w:fldChar w:fldCharType="begin"/>
            </w:r>
            <w:r>
              <w:rPr>
                <w:noProof/>
                <w:webHidden/>
              </w:rPr>
              <w:instrText xml:space="preserve"> PAGEREF _Toc28618004 \h </w:instrText>
            </w:r>
            <w:r>
              <w:rPr>
                <w:noProof/>
                <w:webHidden/>
              </w:rPr>
            </w:r>
          </w:ins>
          <w:r>
            <w:rPr>
              <w:noProof/>
              <w:webHidden/>
            </w:rPr>
            <w:fldChar w:fldCharType="separate"/>
          </w:r>
          <w:ins w:id="14" w:author="Papu Bhattacharya" w:date="2019-12-30T17:06:00Z">
            <w:r>
              <w:rPr>
                <w:noProof/>
                <w:webHidden/>
              </w:rPr>
              <w:t>3</w:t>
            </w:r>
            <w:r>
              <w:rPr>
                <w:noProof/>
                <w:webHidden/>
              </w:rPr>
              <w:fldChar w:fldCharType="end"/>
            </w:r>
            <w:r w:rsidRPr="000F6AD0">
              <w:rPr>
                <w:rStyle w:val="Hyperlink"/>
                <w:noProof/>
              </w:rPr>
              <w:fldChar w:fldCharType="end"/>
            </w:r>
          </w:ins>
        </w:p>
        <w:p w14:paraId="51E0E390" w14:textId="68AEEBAC" w:rsidR="00DA28B2" w:rsidRDefault="00DA28B2">
          <w:pPr>
            <w:pStyle w:val="TOC2"/>
            <w:tabs>
              <w:tab w:val="left" w:pos="660"/>
              <w:tab w:val="right" w:leader="dot" w:pos="9350"/>
            </w:tabs>
            <w:rPr>
              <w:ins w:id="15" w:author="Papu Bhattacharya" w:date="2019-12-30T17:06:00Z"/>
              <w:rFonts w:cstheme="minorBidi"/>
              <w:noProof/>
            </w:rPr>
          </w:pPr>
          <w:ins w:id="16"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"_Toc28618005"</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smallCaps/>
                <w:noProof/>
              </w:rPr>
              <w:t>4.</w:t>
            </w:r>
            <w:r>
              <w:rPr>
                <w:rFonts w:cstheme="minorBidi"/>
                <w:noProof/>
              </w:rPr>
              <w:tab/>
            </w:r>
            <w:r w:rsidRPr="000F6AD0">
              <w:rPr>
                <w:rStyle w:val="Hyperlink"/>
                <w:smallCaps/>
                <w:noProof/>
              </w:rPr>
              <w:t>Scope of Work</w:t>
            </w:r>
            <w:r>
              <w:rPr>
                <w:noProof/>
                <w:webHidden/>
              </w:rPr>
              <w:tab/>
            </w:r>
            <w:r>
              <w:rPr>
                <w:noProof/>
                <w:webHidden/>
              </w:rPr>
              <w:fldChar w:fldCharType="begin"/>
            </w:r>
            <w:r>
              <w:rPr>
                <w:noProof/>
                <w:webHidden/>
              </w:rPr>
              <w:instrText xml:space="preserve"> PAGEREF _Toc28618005 \h </w:instrText>
            </w:r>
            <w:r>
              <w:rPr>
                <w:noProof/>
                <w:webHidden/>
              </w:rPr>
            </w:r>
          </w:ins>
          <w:r>
            <w:rPr>
              <w:noProof/>
              <w:webHidden/>
            </w:rPr>
            <w:fldChar w:fldCharType="separate"/>
          </w:r>
          <w:ins w:id="17" w:author="Papu Bhattacharya" w:date="2019-12-30T17:06:00Z">
            <w:r>
              <w:rPr>
                <w:noProof/>
                <w:webHidden/>
              </w:rPr>
              <w:t>3</w:t>
            </w:r>
            <w:r>
              <w:rPr>
                <w:noProof/>
                <w:webHidden/>
              </w:rPr>
              <w:fldChar w:fldCharType="end"/>
            </w:r>
            <w:r w:rsidRPr="000F6AD0">
              <w:rPr>
                <w:rStyle w:val="Hyperlink"/>
                <w:noProof/>
              </w:rPr>
              <w:fldChar w:fldCharType="end"/>
            </w:r>
          </w:ins>
        </w:p>
        <w:p w14:paraId="3B86F45D" w14:textId="3F2F7479" w:rsidR="00DA28B2" w:rsidRDefault="00DA28B2">
          <w:pPr>
            <w:pStyle w:val="TOC2"/>
            <w:tabs>
              <w:tab w:val="left" w:pos="660"/>
              <w:tab w:val="right" w:leader="dot" w:pos="9350"/>
            </w:tabs>
            <w:rPr>
              <w:ins w:id="18" w:author="Papu Bhattacharya" w:date="2019-12-30T17:06:00Z"/>
              <w:rFonts w:cstheme="minorBidi"/>
              <w:noProof/>
            </w:rPr>
          </w:pPr>
          <w:ins w:id="19"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"_Toc28618006"</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smallCaps/>
                <w:noProof/>
              </w:rPr>
              <w:t>5.</w:t>
            </w:r>
            <w:r>
              <w:rPr>
                <w:rFonts w:cstheme="minorBidi"/>
                <w:noProof/>
              </w:rPr>
              <w:tab/>
            </w:r>
            <w:r w:rsidRPr="000F6AD0">
              <w:rPr>
                <w:rStyle w:val="Hyperlink"/>
                <w:smallCaps/>
                <w:noProof/>
              </w:rPr>
              <w:t>Project Management &amp; Deliverables</w:t>
            </w:r>
            <w:r>
              <w:rPr>
                <w:noProof/>
                <w:webHidden/>
              </w:rPr>
              <w:tab/>
            </w:r>
            <w:r>
              <w:rPr>
                <w:noProof/>
                <w:webHidden/>
              </w:rPr>
              <w:fldChar w:fldCharType="begin"/>
            </w:r>
            <w:r>
              <w:rPr>
                <w:noProof/>
                <w:webHidden/>
              </w:rPr>
              <w:instrText xml:space="preserve"> PAGEREF _Toc28618006 \h </w:instrText>
            </w:r>
            <w:r>
              <w:rPr>
                <w:noProof/>
                <w:webHidden/>
              </w:rPr>
            </w:r>
          </w:ins>
          <w:r>
            <w:rPr>
              <w:noProof/>
              <w:webHidden/>
            </w:rPr>
            <w:fldChar w:fldCharType="separate"/>
          </w:r>
          <w:ins w:id="20" w:author="Papu Bhattacharya" w:date="2019-12-30T17:06:00Z">
            <w:r>
              <w:rPr>
                <w:noProof/>
                <w:webHidden/>
              </w:rPr>
              <w:t>5</w:t>
            </w:r>
            <w:r>
              <w:rPr>
                <w:noProof/>
                <w:webHidden/>
              </w:rPr>
              <w:fldChar w:fldCharType="end"/>
            </w:r>
            <w:r w:rsidRPr="000F6AD0">
              <w:rPr>
                <w:rStyle w:val="Hyperlink"/>
                <w:noProof/>
              </w:rPr>
              <w:fldChar w:fldCharType="end"/>
            </w:r>
          </w:ins>
        </w:p>
        <w:p w14:paraId="43596096" w14:textId="5E4BA981" w:rsidR="00DA28B2" w:rsidRDefault="00DA28B2">
          <w:pPr>
            <w:pStyle w:val="TOC2"/>
            <w:tabs>
              <w:tab w:val="left" w:pos="660"/>
              <w:tab w:val="right" w:leader="dot" w:pos="9350"/>
            </w:tabs>
            <w:rPr>
              <w:ins w:id="21" w:author="Papu Bhattacharya" w:date="2019-12-30T17:06:00Z"/>
              <w:rFonts w:cstheme="minorBidi"/>
              <w:noProof/>
            </w:rPr>
          </w:pPr>
          <w:ins w:id="22"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"_Toc28618007"</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smallCaps/>
                <w:noProof/>
              </w:rPr>
              <w:t>6.</w:t>
            </w:r>
            <w:r>
              <w:rPr>
                <w:rFonts w:cstheme="minorBidi"/>
                <w:noProof/>
              </w:rPr>
              <w:tab/>
            </w:r>
            <w:r w:rsidRPr="000F6AD0">
              <w:rPr>
                <w:rStyle w:val="Hyperlink"/>
                <w:smallCaps/>
                <w:noProof/>
              </w:rPr>
              <w:t>Assumptions</w:t>
            </w:r>
            <w:r>
              <w:rPr>
                <w:noProof/>
                <w:webHidden/>
              </w:rPr>
              <w:tab/>
            </w:r>
            <w:r>
              <w:rPr>
                <w:noProof/>
                <w:webHidden/>
              </w:rPr>
              <w:fldChar w:fldCharType="begin"/>
            </w:r>
            <w:r>
              <w:rPr>
                <w:noProof/>
                <w:webHidden/>
              </w:rPr>
              <w:instrText xml:space="preserve"> PAGEREF _Toc28618007 \h </w:instrText>
            </w:r>
            <w:r>
              <w:rPr>
                <w:noProof/>
                <w:webHidden/>
              </w:rPr>
            </w:r>
          </w:ins>
          <w:r>
            <w:rPr>
              <w:noProof/>
              <w:webHidden/>
            </w:rPr>
            <w:fldChar w:fldCharType="separate"/>
          </w:r>
          <w:ins w:id="23" w:author="Papu Bhattacharya" w:date="2019-12-30T17:06:00Z">
            <w:r>
              <w:rPr>
                <w:noProof/>
                <w:webHidden/>
              </w:rPr>
              <w:t>7</w:t>
            </w:r>
            <w:r>
              <w:rPr>
                <w:noProof/>
                <w:webHidden/>
              </w:rPr>
              <w:fldChar w:fldCharType="end"/>
            </w:r>
            <w:r w:rsidRPr="000F6AD0">
              <w:rPr>
                <w:rStyle w:val="Hyperlink"/>
                <w:noProof/>
              </w:rPr>
              <w:fldChar w:fldCharType="end"/>
            </w:r>
          </w:ins>
        </w:p>
        <w:p w14:paraId="56DB3B4C" w14:textId="765F6255" w:rsidR="00DA28B2" w:rsidRDefault="00DA28B2">
          <w:pPr>
            <w:pStyle w:val="TOC2"/>
            <w:tabs>
              <w:tab w:val="left" w:pos="660"/>
              <w:tab w:val="right" w:leader="dot" w:pos="9350"/>
            </w:tabs>
            <w:rPr>
              <w:ins w:id="24" w:author="Papu Bhattacharya" w:date="2019-12-30T17:06:00Z"/>
              <w:rFonts w:cstheme="minorBidi"/>
              <w:noProof/>
            </w:rPr>
          </w:pPr>
          <w:ins w:id="25"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"_Toc28618008"</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smallCaps/>
                <w:noProof/>
              </w:rPr>
              <w:t>7.</w:t>
            </w:r>
            <w:r>
              <w:rPr>
                <w:rFonts w:cstheme="minorBidi"/>
                <w:noProof/>
              </w:rPr>
              <w:tab/>
            </w:r>
            <w:r w:rsidRPr="000F6AD0">
              <w:rPr>
                <w:rStyle w:val="Hyperlink"/>
                <w:smallCaps/>
                <w:noProof/>
              </w:rPr>
              <w:t>Responsibilities</w:t>
            </w:r>
            <w:r>
              <w:rPr>
                <w:noProof/>
                <w:webHidden/>
              </w:rPr>
              <w:tab/>
            </w:r>
            <w:r>
              <w:rPr>
                <w:noProof/>
                <w:webHidden/>
              </w:rPr>
              <w:fldChar w:fldCharType="begin"/>
            </w:r>
            <w:r>
              <w:rPr>
                <w:noProof/>
                <w:webHidden/>
              </w:rPr>
              <w:instrText xml:space="preserve"> PAGEREF _Toc28618008 \h </w:instrText>
            </w:r>
            <w:r>
              <w:rPr>
                <w:noProof/>
                <w:webHidden/>
              </w:rPr>
            </w:r>
          </w:ins>
          <w:r>
            <w:rPr>
              <w:noProof/>
              <w:webHidden/>
            </w:rPr>
            <w:fldChar w:fldCharType="separate"/>
          </w:r>
          <w:ins w:id="26" w:author="Papu Bhattacharya" w:date="2019-12-30T17:06:00Z">
            <w:r>
              <w:rPr>
                <w:noProof/>
                <w:webHidden/>
              </w:rPr>
              <w:t>8</w:t>
            </w:r>
            <w:r>
              <w:rPr>
                <w:noProof/>
                <w:webHidden/>
              </w:rPr>
              <w:fldChar w:fldCharType="end"/>
            </w:r>
            <w:r w:rsidRPr="000F6AD0">
              <w:rPr>
                <w:rStyle w:val="Hyperlink"/>
                <w:noProof/>
              </w:rPr>
              <w:fldChar w:fldCharType="end"/>
            </w:r>
          </w:ins>
        </w:p>
        <w:p w14:paraId="337EC686" w14:textId="1F6E2D4C" w:rsidR="00DA28B2" w:rsidRDefault="00DA28B2">
          <w:pPr>
            <w:pStyle w:val="TOC2"/>
            <w:tabs>
              <w:tab w:val="left" w:pos="660"/>
              <w:tab w:val="right" w:leader="dot" w:pos="9350"/>
            </w:tabs>
            <w:rPr>
              <w:ins w:id="27" w:author="Papu Bhattacharya" w:date="2019-12-30T17:06:00Z"/>
              <w:rFonts w:cstheme="minorBidi"/>
              <w:noProof/>
            </w:rPr>
          </w:pPr>
          <w:ins w:id="28"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"_Toc28618009"</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noProof/>
              </w:rPr>
              <w:t>8.</w:t>
            </w:r>
            <w:r>
              <w:rPr>
                <w:rFonts w:cstheme="minorBidi"/>
                <w:noProof/>
              </w:rPr>
              <w:tab/>
            </w:r>
            <w:r w:rsidRPr="000F6AD0">
              <w:rPr>
                <w:rStyle w:val="Hyperlink"/>
                <w:smallCaps/>
                <w:noProof/>
              </w:rPr>
              <w:t>Change Order Process</w:t>
            </w:r>
            <w:r>
              <w:rPr>
                <w:noProof/>
                <w:webHidden/>
              </w:rPr>
              <w:tab/>
            </w:r>
            <w:r>
              <w:rPr>
                <w:noProof/>
                <w:webHidden/>
              </w:rPr>
              <w:fldChar w:fldCharType="begin"/>
            </w:r>
            <w:r>
              <w:rPr>
                <w:noProof/>
                <w:webHidden/>
              </w:rPr>
              <w:instrText xml:space="preserve"> PAGEREF _Toc28618009 \h </w:instrText>
            </w:r>
            <w:r>
              <w:rPr>
                <w:noProof/>
                <w:webHidden/>
              </w:rPr>
            </w:r>
          </w:ins>
          <w:r>
            <w:rPr>
              <w:noProof/>
              <w:webHidden/>
            </w:rPr>
            <w:fldChar w:fldCharType="separate"/>
          </w:r>
          <w:ins w:id="29" w:author="Papu Bhattacharya" w:date="2019-12-30T17:06:00Z">
            <w:r>
              <w:rPr>
                <w:noProof/>
                <w:webHidden/>
              </w:rPr>
              <w:t>9</w:t>
            </w:r>
            <w:r>
              <w:rPr>
                <w:noProof/>
                <w:webHidden/>
              </w:rPr>
              <w:fldChar w:fldCharType="end"/>
            </w:r>
            <w:r w:rsidRPr="000F6AD0">
              <w:rPr>
                <w:rStyle w:val="Hyperlink"/>
                <w:noProof/>
              </w:rPr>
              <w:fldChar w:fldCharType="end"/>
            </w:r>
          </w:ins>
        </w:p>
        <w:p w14:paraId="2192DC72" w14:textId="0B8714D8" w:rsidR="00DA28B2" w:rsidRDefault="00DA28B2">
          <w:pPr>
            <w:pStyle w:val="TOC2"/>
            <w:tabs>
              <w:tab w:val="left" w:pos="660"/>
              <w:tab w:val="right" w:leader="dot" w:pos="9350"/>
            </w:tabs>
            <w:rPr>
              <w:ins w:id="30" w:author="Papu Bhattacharya" w:date="2019-12-30T17:06:00Z"/>
              <w:rFonts w:cstheme="minorBidi"/>
              <w:noProof/>
            </w:rPr>
          </w:pPr>
          <w:ins w:id="31"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"_Toc28618010"</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noProof/>
              </w:rPr>
              <w:t>9.</w:t>
            </w:r>
            <w:r>
              <w:rPr>
                <w:rFonts w:cstheme="minorBidi"/>
                <w:noProof/>
              </w:rPr>
              <w:tab/>
            </w:r>
            <w:r w:rsidRPr="000F6AD0">
              <w:rPr>
                <w:rStyle w:val="Hyperlink"/>
                <w:smallCaps/>
                <w:noProof/>
              </w:rPr>
              <w:t>Out of Scope</w:t>
            </w:r>
            <w:r>
              <w:rPr>
                <w:noProof/>
                <w:webHidden/>
              </w:rPr>
              <w:tab/>
            </w:r>
            <w:r>
              <w:rPr>
                <w:noProof/>
                <w:webHidden/>
              </w:rPr>
              <w:fldChar w:fldCharType="begin"/>
            </w:r>
            <w:r>
              <w:rPr>
                <w:noProof/>
                <w:webHidden/>
              </w:rPr>
              <w:instrText xml:space="preserve"> PAGEREF _Toc28618010 \h </w:instrText>
            </w:r>
            <w:r>
              <w:rPr>
                <w:noProof/>
                <w:webHidden/>
              </w:rPr>
            </w:r>
          </w:ins>
          <w:r>
            <w:rPr>
              <w:noProof/>
              <w:webHidden/>
            </w:rPr>
            <w:fldChar w:fldCharType="separate"/>
          </w:r>
          <w:ins w:id="32" w:author="Papu Bhattacharya" w:date="2019-12-30T17:06:00Z">
            <w:r>
              <w:rPr>
                <w:noProof/>
                <w:webHidden/>
              </w:rPr>
              <w:t>9</w:t>
            </w:r>
            <w:r>
              <w:rPr>
                <w:noProof/>
                <w:webHidden/>
              </w:rPr>
              <w:fldChar w:fldCharType="end"/>
            </w:r>
            <w:r w:rsidRPr="000F6AD0">
              <w:rPr>
                <w:rStyle w:val="Hyperlink"/>
                <w:noProof/>
              </w:rPr>
              <w:fldChar w:fldCharType="end"/>
            </w:r>
          </w:ins>
        </w:p>
        <w:p w14:paraId="1A1FCC1F" w14:textId="28B4C013" w:rsidR="00DA28B2" w:rsidRDefault="00DA28B2">
          <w:pPr>
            <w:pStyle w:val="TOC2"/>
            <w:tabs>
              <w:tab w:val="left" w:pos="880"/>
              <w:tab w:val="right" w:leader="dot" w:pos="9350"/>
            </w:tabs>
            <w:rPr>
              <w:ins w:id="33" w:author="Papu Bhattacharya" w:date="2019-12-30T17:06:00Z"/>
              <w:rFonts w:cstheme="minorBidi"/>
              <w:noProof/>
            </w:rPr>
          </w:pPr>
          <w:ins w:id="34"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"_Toc28618011"</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noProof/>
              </w:rPr>
              <w:t>10.</w:t>
            </w:r>
            <w:r>
              <w:rPr>
                <w:rFonts w:cstheme="minorBidi"/>
                <w:noProof/>
              </w:rPr>
              <w:tab/>
            </w:r>
            <w:r w:rsidRPr="000F6AD0">
              <w:rPr>
                <w:rStyle w:val="Hyperlink"/>
                <w:smallCaps/>
                <w:noProof/>
              </w:rPr>
              <w:t>Miscellaneous</w:t>
            </w:r>
            <w:r>
              <w:rPr>
                <w:noProof/>
                <w:webHidden/>
              </w:rPr>
              <w:tab/>
            </w:r>
            <w:r>
              <w:rPr>
                <w:noProof/>
                <w:webHidden/>
              </w:rPr>
              <w:fldChar w:fldCharType="begin"/>
            </w:r>
            <w:r>
              <w:rPr>
                <w:noProof/>
                <w:webHidden/>
              </w:rPr>
              <w:instrText xml:space="preserve"> PAGEREF _Toc28618011 \h </w:instrText>
            </w:r>
            <w:r>
              <w:rPr>
                <w:noProof/>
                <w:webHidden/>
              </w:rPr>
            </w:r>
          </w:ins>
          <w:r>
            <w:rPr>
              <w:noProof/>
              <w:webHidden/>
            </w:rPr>
            <w:fldChar w:fldCharType="separate"/>
          </w:r>
          <w:ins w:id="35" w:author="Papu Bhattacharya" w:date="2019-12-30T17:06:00Z">
            <w:r>
              <w:rPr>
                <w:noProof/>
                <w:webHidden/>
              </w:rPr>
              <w:t>9</w:t>
            </w:r>
            <w:r>
              <w:rPr>
                <w:noProof/>
                <w:webHidden/>
              </w:rPr>
              <w:fldChar w:fldCharType="end"/>
            </w:r>
            <w:r w:rsidRPr="000F6AD0">
              <w:rPr>
                <w:rStyle w:val="Hyperlink"/>
                <w:noProof/>
              </w:rPr>
              <w:fldChar w:fldCharType="end"/>
            </w:r>
          </w:ins>
        </w:p>
        <w:p w14:paraId="50E67869" w14:textId="163ADFC3" w:rsidR="00DA28B2" w:rsidRDefault="00DA28B2">
          <w:pPr>
            <w:pStyle w:val="TOC2"/>
            <w:tabs>
              <w:tab w:val="left" w:pos="880"/>
              <w:tab w:val="right" w:leader="dot" w:pos="9350"/>
            </w:tabs>
            <w:rPr>
              <w:ins w:id="36" w:author="Papu Bhattacharya" w:date="2019-12-30T17:06:00Z"/>
              <w:rFonts w:cstheme="minorBidi"/>
              <w:noProof/>
            </w:rPr>
          </w:pPr>
          <w:ins w:id="37"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"_Toc28618012"</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noProof/>
              </w:rPr>
              <w:t>11.</w:t>
            </w:r>
            <w:r>
              <w:rPr>
                <w:rFonts w:cstheme="minorBidi"/>
                <w:noProof/>
              </w:rPr>
              <w:tab/>
            </w:r>
            <w:r w:rsidRPr="000F6AD0">
              <w:rPr>
                <w:rStyle w:val="Hyperlink"/>
                <w:smallCaps/>
                <w:noProof/>
              </w:rPr>
              <w:t>Estimated Cost</w:t>
            </w:r>
            <w:r>
              <w:rPr>
                <w:noProof/>
                <w:webHidden/>
              </w:rPr>
              <w:tab/>
            </w:r>
            <w:r>
              <w:rPr>
                <w:noProof/>
                <w:webHidden/>
              </w:rPr>
              <w:fldChar w:fldCharType="begin"/>
            </w:r>
            <w:r>
              <w:rPr>
                <w:noProof/>
                <w:webHidden/>
              </w:rPr>
              <w:instrText xml:space="preserve"> PAGEREF _Toc28618012 \h </w:instrText>
            </w:r>
            <w:r>
              <w:rPr>
                <w:noProof/>
                <w:webHidden/>
              </w:rPr>
            </w:r>
          </w:ins>
          <w:r>
            <w:rPr>
              <w:noProof/>
              <w:webHidden/>
            </w:rPr>
            <w:fldChar w:fldCharType="separate"/>
          </w:r>
          <w:ins w:id="38" w:author="Papu Bhattacharya" w:date="2019-12-30T17:06:00Z">
            <w:r>
              <w:rPr>
                <w:noProof/>
                <w:webHidden/>
              </w:rPr>
              <w:t>10</w:t>
            </w:r>
            <w:r>
              <w:rPr>
                <w:noProof/>
                <w:webHidden/>
              </w:rPr>
              <w:fldChar w:fldCharType="end"/>
            </w:r>
            <w:r w:rsidRPr="000F6AD0">
              <w:rPr>
                <w:rStyle w:val="Hyperlink"/>
                <w:noProof/>
              </w:rPr>
              <w:fldChar w:fldCharType="end"/>
            </w:r>
          </w:ins>
        </w:p>
        <w:p w14:paraId="34A621FF" w14:textId="70ADD565" w:rsidR="00DA28B2" w:rsidRDefault="00DA28B2">
          <w:pPr>
            <w:pStyle w:val="TOC2"/>
            <w:tabs>
              <w:tab w:val="left" w:pos="880"/>
              <w:tab w:val="right" w:leader="dot" w:pos="9350"/>
            </w:tabs>
            <w:rPr>
              <w:ins w:id="39" w:author="Papu Bhattacharya" w:date="2019-12-30T17:06:00Z"/>
              <w:rFonts w:cstheme="minorBidi"/>
              <w:noProof/>
            </w:rPr>
          </w:pPr>
          <w:ins w:id="40" w:author="Papu Bhattacharya" w:date="2019-12-30T17:06:00Z">
            <w:r w:rsidRPr="000F6AD0">
              <w:rPr>
                <w:rStyle w:val="Hyperlink"/>
                <w:noProof/>
              </w:rPr>
              <w:fldChar w:fldCharType="begin"/>
            </w:r>
            <w:r w:rsidRPr="000F6AD0">
              <w:rPr>
                <w:rStyle w:val="Hyperlink"/>
                <w:noProof/>
              </w:rPr>
              <w:instrText xml:space="preserve"> </w:instrText>
            </w:r>
            <w:r>
              <w:rPr>
                <w:noProof/>
              </w:rPr>
              <w:instrText>HYPERLINK \l "_Toc28618013"</w:instrText>
            </w:r>
            <w:r w:rsidRPr="000F6AD0">
              <w:rPr>
                <w:rStyle w:val="Hyperlink"/>
                <w:noProof/>
              </w:rPr>
              <w:instrText xml:space="preserve"> </w:instrText>
            </w:r>
            <w:r w:rsidRPr="000F6AD0">
              <w:rPr>
                <w:rStyle w:val="Hyperlink"/>
                <w:noProof/>
              </w:rPr>
            </w:r>
            <w:r w:rsidRPr="000F6AD0">
              <w:rPr>
                <w:rStyle w:val="Hyperlink"/>
                <w:noProof/>
              </w:rPr>
              <w:fldChar w:fldCharType="separate"/>
            </w:r>
            <w:r w:rsidRPr="000F6AD0">
              <w:rPr>
                <w:rStyle w:val="Hyperlink"/>
                <w:noProof/>
              </w:rPr>
              <w:t>12.</w:t>
            </w:r>
            <w:r>
              <w:rPr>
                <w:rFonts w:cstheme="minorBidi"/>
                <w:noProof/>
              </w:rPr>
              <w:tab/>
            </w:r>
            <w:r w:rsidRPr="000F6AD0">
              <w:rPr>
                <w:rStyle w:val="Hyperlink"/>
                <w:smallCaps/>
                <w:noProof/>
              </w:rPr>
              <w:t>SOW Acceptance</w:t>
            </w:r>
            <w:r>
              <w:rPr>
                <w:noProof/>
                <w:webHidden/>
              </w:rPr>
              <w:tab/>
            </w:r>
            <w:r>
              <w:rPr>
                <w:noProof/>
                <w:webHidden/>
              </w:rPr>
              <w:fldChar w:fldCharType="begin"/>
            </w:r>
            <w:r>
              <w:rPr>
                <w:noProof/>
                <w:webHidden/>
              </w:rPr>
              <w:instrText xml:space="preserve"> PAGEREF _Toc28618013 \h </w:instrText>
            </w:r>
            <w:r>
              <w:rPr>
                <w:noProof/>
                <w:webHidden/>
              </w:rPr>
            </w:r>
          </w:ins>
          <w:r>
            <w:rPr>
              <w:noProof/>
              <w:webHidden/>
            </w:rPr>
            <w:fldChar w:fldCharType="separate"/>
          </w:r>
          <w:ins w:id="41" w:author="Papu Bhattacharya" w:date="2019-12-30T17:06:00Z">
            <w:r>
              <w:rPr>
                <w:noProof/>
                <w:webHidden/>
              </w:rPr>
              <w:t>11</w:t>
            </w:r>
            <w:r>
              <w:rPr>
                <w:noProof/>
                <w:webHidden/>
              </w:rPr>
              <w:fldChar w:fldCharType="end"/>
            </w:r>
            <w:r w:rsidRPr="000F6AD0">
              <w:rPr>
                <w:rStyle w:val="Hyperlink"/>
                <w:noProof/>
              </w:rPr>
              <w:fldChar w:fldCharType="end"/>
            </w:r>
          </w:ins>
        </w:p>
        <w:p w14:paraId="7FF64983" w14:textId="647302E9" w:rsidR="00CB429F" w:rsidRPr="00CB429F" w:rsidDel="00570154" w:rsidRDefault="00CB429F">
          <w:pPr>
            <w:pStyle w:val="TOC2"/>
            <w:tabs>
              <w:tab w:val="left" w:pos="660"/>
              <w:tab w:val="right" w:leader="dot" w:pos="9350"/>
            </w:tabs>
            <w:rPr>
              <w:del w:id="42" w:author="Papu Bhattacharya" w:date="2019-12-30T16:52:00Z"/>
              <w:rFonts w:ascii="Times New Roman" w:hAnsi="Times New Roman"/>
              <w:noProof/>
              <w:sz w:val="21"/>
              <w:szCs w:val="21"/>
            </w:rPr>
          </w:pPr>
          <w:del w:id="43" w:author="Papu Bhattacharya" w:date="2019-12-30T16:52:00Z">
            <w:r w:rsidRPr="00570154" w:rsidDel="00570154">
              <w:rPr>
                <w:rFonts w:ascii="Times New Roman" w:hAnsi="Times New Roman"/>
                <w:smallCaps/>
                <w:noProof/>
                <w:sz w:val="21"/>
                <w:szCs w:val="21"/>
                <w:rPrChange w:id="44" w:author="Papu Bhattacharya" w:date="2019-12-30T16:52:00Z">
                  <w:rPr>
                    <w:rStyle w:val="Hyperlink"/>
                    <w:rFonts w:ascii="Times New Roman" w:hAnsi="Times New Roman"/>
                    <w:smallCaps/>
                    <w:noProof/>
                    <w:sz w:val="21"/>
                    <w:szCs w:val="21"/>
                  </w:rPr>
                </w:rPrChange>
              </w:rPr>
              <w:delText>1.</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45" w:author="Papu Bhattacharya" w:date="2019-12-30T16:52:00Z">
                  <w:rPr>
                    <w:rStyle w:val="Hyperlink"/>
                    <w:rFonts w:ascii="Times New Roman" w:hAnsi="Times New Roman"/>
                    <w:smallCaps/>
                    <w:noProof/>
                    <w:sz w:val="21"/>
                    <w:szCs w:val="21"/>
                  </w:rPr>
                </w:rPrChange>
              </w:rPr>
              <w:delText>Introduction</w:delText>
            </w:r>
            <w:r w:rsidRPr="00CB429F" w:rsidDel="00570154">
              <w:rPr>
                <w:rFonts w:ascii="Times New Roman" w:hAnsi="Times New Roman"/>
                <w:noProof/>
                <w:webHidden/>
                <w:sz w:val="21"/>
                <w:szCs w:val="21"/>
              </w:rPr>
              <w:tab/>
              <w:delText>3</w:delText>
            </w:r>
          </w:del>
        </w:p>
        <w:p w14:paraId="266F24EC" w14:textId="34D73196" w:rsidR="00CB429F" w:rsidRPr="00CB429F" w:rsidDel="00570154" w:rsidRDefault="00CB429F">
          <w:pPr>
            <w:pStyle w:val="TOC2"/>
            <w:tabs>
              <w:tab w:val="left" w:pos="660"/>
              <w:tab w:val="right" w:leader="dot" w:pos="9350"/>
            </w:tabs>
            <w:rPr>
              <w:del w:id="46" w:author="Papu Bhattacharya" w:date="2019-12-30T16:52:00Z"/>
              <w:rFonts w:ascii="Times New Roman" w:hAnsi="Times New Roman"/>
              <w:noProof/>
              <w:sz w:val="21"/>
              <w:szCs w:val="21"/>
            </w:rPr>
          </w:pPr>
          <w:del w:id="47" w:author="Papu Bhattacharya" w:date="2019-12-30T16:52:00Z">
            <w:r w:rsidRPr="00570154" w:rsidDel="00570154">
              <w:rPr>
                <w:rFonts w:ascii="Times New Roman" w:hAnsi="Times New Roman"/>
                <w:smallCaps/>
                <w:noProof/>
                <w:sz w:val="21"/>
                <w:szCs w:val="21"/>
                <w:rPrChange w:id="48" w:author="Papu Bhattacharya" w:date="2019-12-30T16:52:00Z">
                  <w:rPr>
                    <w:rStyle w:val="Hyperlink"/>
                    <w:rFonts w:ascii="Times New Roman" w:hAnsi="Times New Roman"/>
                    <w:smallCaps/>
                    <w:noProof/>
                    <w:sz w:val="21"/>
                    <w:szCs w:val="21"/>
                  </w:rPr>
                </w:rPrChange>
              </w:rPr>
              <w:delText>2.</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49" w:author="Papu Bhattacharya" w:date="2019-12-30T16:52:00Z">
                  <w:rPr>
                    <w:rStyle w:val="Hyperlink"/>
                    <w:rFonts w:ascii="Times New Roman" w:hAnsi="Times New Roman"/>
                    <w:smallCaps/>
                    <w:noProof/>
                    <w:sz w:val="21"/>
                    <w:szCs w:val="21"/>
                  </w:rPr>
                </w:rPrChange>
              </w:rPr>
              <w:delText>Engagement Overview</w:delText>
            </w:r>
            <w:r w:rsidRPr="00CB429F" w:rsidDel="00570154">
              <w:rPr>
                <w:rFonts w:ascii="Times New Roman" w:hAnsi="Times New Roman"/>
                <w:noProof/>
                <w:webHidden/>
                <w:sz w:val="21"/>
                <w:szCs w:val="21"/>
              </w:rPr>
              <w:tab/>
              <w:delText>3</w:delText>
            </w:r>
          </w:del>
        </w:p>
        <w:p w14:paraId="10E82ECE" w14:textId="735BFA7C" w:rsidR="00CB429F" w:rsidRPr="00CB429F" w:rsidDel="00570154" w:rsidRDefault="00CB429F">
          <w:pPr>
            <w:pStyle w:val="TOC2"/>
            <w:tabs>
              <w:tab w:val="left" w:pos="660"/>
              <w:tab w:val="right" w:leader="dot" w:pos="9350"/>
            </w:tabs>
            <w:rPr>
              <w:del w:id="50" w:author="Papu Bhattacharya" w:date="2019-12-30T16:52:00Z"/>
              <w:rFonts w:ascii="Times New Roman" w:hAnsi="Times New Roman"/>
              <w:noProof/>
              <w:sz w:val="21"/>
              <w:szCs w:val="21"/>
            </w:rPr>
          </w:pPr>
          <w:del w:id="51" w:author="Papu Bhattacharya" w:date="2019-12-30T16:52:00Z">
            <w:r w:rsidRPr="00570154" w:rsidDel="00570154">
              <w:rPr>
                <w:rFonts w:ascii="Times New Roman" w:hAnsi="Times New Roman"/>
                <w:smallCaps/>
                <w:noProof/>
                <w:sz w:val="21"/>
                <w:szCs w:val="21"/>
                <w:rPrChange w:id="52" w:author="Papu Bhattacharya" w:date="2019-12-30T16:52:00Z">
                  <w:rPr>
                    <w:rStyle w:val="Hyperlink"/>
                    <w:rFonts w:ascii="Times New Roman" w:hAnsi="Times New Roman"/>
                    <w:smallCaps/>
                    <w:noProof/>
                    <w:sz w:val="21"/>
                    <w:szCs w:val="21"/>
                  </w:rPr>
                </w:rPrChange>
              </w:rPr>
              <w:delText>3.</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53" w:author="Papu Bhattacharya" w:date="2019-12-30T16:52:00Z">
                  <w:rPr>
                    <w:rStyle w:val="Hyperlink"/>
                    <w:rFonts w:ascii="Times New Roman" w:hAnsi="Times New Roman"/>
                    <w:smallCaps/>
                    <w:noProof/>
                    <w:sz w:val="21"/>
                    <w:szCs w:val="21"/>
                  </w:rPr>
                </w:rPrChange>
              </w:rPr>
              <w:delText>SYNECTIKS Cloud Migration Service</w:delText>
            </w:r>
            <w:r w:rsidRPr="00CB429F" w:rsidDel="00570154">
              <w:rPr>
                <w:rFonts w:ascii="Times New Roman" w:hAnsi="Times New Roman"/>
                <w:noProof/>
                <w:webHidden/>
                <w:sz w:val="21"/>
                <w:szCs w:val="21"/>
              </w:rPr>
              <w:tab/>
              <w:delText>3</w:delText>
            </w:r>
          </w:del>
        </w:p>
        <w:p w14:paraId="365849BC" w14:textId="4F616AE3" w:rsidR="00CB429F" w:rsidRPr="00CB429F" w:rsidDel="00570154" w:rsidRDefault="00CB429F">
          <w:pPr>
            <w:pStyle w:val="TOC2"/>
            <w:tabs>
              <w:tab w:val="left" w:pos="660"/>
              <w:tab w:val="right" w:leader="dot" w:pos="9350"/>
            </w:tabs>
            <w:rPr>
              <w:del w:id="54" w:author="Papu Bhattacharya" w:date="2019-12-30T16:52:00Z"/>
              <w:rFonts w:ascii="Times New Roman" w:hAnsi="Times New Roman"/>
              <w:noProof/>
              <w:sz w:val="21"/>
              <w:szCs w:val="21"/>
            </w:rPr>
          </w:pPr>
          <w:del w:id="55" w:author="Papu Bhattacharya" w:date="2019-12-30T16:52:00Z">
            <w:r w:rsidRPr="00570154" w:rsidDel="00570154">
              <w:rPr>
                <w:rFonts w:ascii="Times New Roman" w:hAnsi="Times New Roman"/>
                <w:smallCaps/>
                <w:noProof/>
                <w:sz w:val="21"/>
                <w:szCs w:val="21"/>
                <w:rPrChange w:id="56" w:author="Papu Bhattacharya" w:date="2019-12-30T16:52:00Z">
                  <w:rPr>
                    <w:rStyle w:val="Hyperlink"/>
                    <w:rFonts w:ascii="Times New Roman" w:hAnsi="Times New Roman"/>
                    <w:smallCaps/>
                    <w:noProof/>
                    <w:sz w:val="21"/>
                    <w:szCs w:val="21"/>
                  </w:rPr>
                </w:rPrChange>
              </w:rPr>
              <w:delText>4.</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57" w:author="Papu Bhattacharya" w:date="2019-12-30T16:52:00Z">
                  <w:rPr>
                    <w:rStyle w:val="Hyperlink"/>
                    <w:rFonts w:ascii="Times New Roman" w:hAnsi="Times New Roman"/>
                    <w:smallCaps/>
                    <w:noProof/>
                    <w:sz w:val="21"/>
                    <w:szCs w:val="21"/>
                  </w:rPr>
                </w:rPrChange>
              </w:rPr>
              <w:delText>Scope of Work</w:delText>
            </w:r>
            <w:r w:rsidRPr="00CB429F" w:rsidDel="00570154">
              <w:rPr>
                <w:rFonts w:ascii="Times New Roman" w:hAnsi="Times New Roman"/>
                <w:noProof/>
                <w:webHidden/>
                <w:sz w:val="21"/>
                <w:szCs w:val="21"/>
              </w:rPr>
              <w:tab/>
              <w:delText>3</w:delText>
            </w:r>
          </w:del>
        </w:p>
        <w:p w14:paraId="74119446" w14:textId="734E7FC2" w:rsidR="00CB429F" w:rsidRPr="00CB429F" w:rsidDel="00570154" w:rsidRDefault="00CB429F">
          <w:pPr>
            <w:pStyle w:val="TOC2"/>
            <w:tabs>
              <w:tab w:val="left" w:pos="660"/>
              <w:tab w:val="right" w:leader="dot" w:pos="9350"/>
            </w:tabs>
            <w:rPr>
              <w:del w:id="58" w:author="Papu Bhattacharya" w:date="2019-12-30T16:52:00Z"/>
              <w:rFonts w:ascii="Times New Roman" w:hAnsi="Times New Roman"/>
              <w:noProof/>
              <w:sz w:val="21"/>
              <w:szCs w:val="21"/>
            </w:rPr>
          </w:pPr>
          <w:del w:id="59" w:author="Papu Bhattacharya" w:date="2019-12-30T16:52:00Z">
            <w:r w:rsidRPr="00570154" w:rsidDel="00570154">
              <w:rPr>
                <w:rFonts w:ascii="Times New Roman" w:hAnsi="Times New Roman"/>
                <w:smallCaps/>
                <w:noProof/>
                <w:sz w:val="21"/>
                <w:szCs w:val="21"/>
                <w:rPrChange w:id="60" w:author="Papu Bhattacharya" w:date="2019-12-30T16:52:00Z">
                  <w:rPr>
                    <w:rStyle w:val="Hyperlink"/>
                    <w:rFonts w:ascii="Times New Roman" w:hAnsi="Times New Roman"/>
                    <w:smallCaps/>
                    <w:noProof/>
                    <w:sz w:val="21"/>
                    <w:szCs w:val="21"/>
                  </w:rPr>
                </w:rPrChange>
              </w:rPr>
              <w:delText>5.</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61" w:author="Papu Bhattacharya" w:date="2019-12-30T16:52:00Z">
                  <w:rPr>
                    <w:rStyle w:val="Hyperlink"/>
                    <w:rFonts w:ascii="Times New Roman" w:hAnsi="Times New Roman"/>
                    <w:smallCaps/>
                    <w:noProof/>
                    <w:sz w:val="21"/>
                    <w:szCs w:val="21"/>
                  </w:rPr>
                </w:rPrChange>
              </w:rPr>
              <w:delText>Project Management &amp; Deliverables</w:delText>
            </w:r>
            <w:r w:rsidRPr="00CB429F" w:rsidDel="00570154">
              <w:rPr>
                <w:rFonts w:ascii="Times New Roman" w:hAnsi="Times New Roman"/>
                <w:noProof/>
                <w:webHidden/>
                <w:sz w:val="21"/>
                <w:szCs w:val="21"/>
              </w:rPr>
              <w:tab/>
              <w:delText>4</w:delText>
            </w:r>
          </w:del>
        </w:p>
        <w:p w14:paraId="61723F9B" w14:textId="626CE21B" w:rsidR="00CB429F" w:rsidRPr="00CB429F" w:rsidDel="00570154" w:rsidRDefault="00CB429F">
          <w:pPr>
            <w:pStyle w:val="TOC2"/>
            <w:tabs>
              <w:tab w:val="left" w:pos="660"/>
              <w:tab w:val="right" w:leader="dot" w:pos="9350"/>
            </w:tabs>
            <w:rPr>
              <w:del w:id="62" w:author="Papu Bhattacharya" w:date="2019-12-30T16:52:00Z"/>
              <w:rFonts w:ascii="Times New Roman" w:hAnsi="Times New Roman"/>
              <w:noProof/>
              <w:sz w:val="21"/>
              <w:szCs w:val="21"/>
            </w:rPr>
          </w:pPr>
          <w:del w:id="63" w:author="Papu Bhattacharya" w:date="2019-12-30T16:52:00Z">
            <w:r w:rsidRPr="00570154" w:rsidDel="00570154">
              <w:rPr>
                <w:rFonts w:ascii="Times New Roman" w:hAnsi="Times New Roman"/>
                <w:smallCaps/>
                <w:noProof/>
                <w:sz w:val="21"/>
                <w:szCs w:val="21"/>
                <w:rPrChange w:id="64" w:author="Papu Bhattacharya" w:date="2019-12-30T16:52:00Z">
                  <w:rPr>
                    <w:rStyle w:val="Hyperlink"/>
                    <w:rFonts w:ascii="Times New Roman" w:hAnsi="Times New Roman"/>
                    <w:smallCaps/>
                    <w:noProof/>
                    <w:sz w:val="21"/>
                    <w:szCs w:val="21"/>
                  </w:rPr>
                </w:rPrChange>
              </w:rPr>
              <w:delText>6.</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65" w:author="Papu Bhattacharya" w:date="2019-12-30T16:52:00Z">
                  <w:rPr>
                    <w:rStyle w:val="Hyperlink"/>
                    <w:rFonts w:ascii="Times New Roman" w:hAnsi="Times New Roman"/>
                    <w:smallCaps/>
                    <w:noProof/>
                    <w:sz w:val="21"/>
                    <w:szCs w:val="21"/>
                  </w:rPr>
                </w:rPrChange>
              </w:rPr>
              <w:delText>Assumptions</w:delText>
            </w:r>
            <w:r w:rsidRPr="00CB429F" w:rsidDel="00570154">
              <w:rPr>
                <w:rFonts w:ascii="Times New Roman" w:hAnsi="Times New Roman"/>
                <w:noProof/>
                <w:webHidden/>
                <w:sz w:val="21"/>
                <w:szCs w:val="21"/>
              </w:rPr>
              <w:tab/>
              <w:delText>5</w:delText>
            </w:r>
          </w:del>
        </w:p>
        <w:p w14:paraId="76FF1903" w14:textId="3A4C87E6" w:rsidR="00CB429F" w:rsidRPr="00CB429F" w:rsidDel="00570154" w:rsidRDefault="00CB429F">
          <w:pPr>
            <w:pStyle w:val="TOC2"/>
            <w:tabs>
              <w:tab w:val="left" w:pos="660"/>
              <w:tab w:val="right" w:leader="dot" w:pos="9350"/>
            </w:tabs>
            <w:rPr>
              <w:del w:id="66" w:author="Papu Bhattacharya" w:date="2019-12-30T16:52:00Z"/>
              <w:rFonts w:ascii="Times New Roman" w:hAnsi="Times New Roman"/>
              <w:noProof/>
              <w:sz w:val="21"/>
              <w:szCs w:val="21"/>
            </w:rPr>
          </w:pPr>
          <w:del w:id="67" w:author="Papu Bhattacharya" w:date="2019-12-30T16:52:00Z">
            <w:r w:rsidRPr="00570154" w:rsidDel="00570154">
              <w:rPr>
                <w:rFonts w:ascii="Times New Roman" w:hAnsi="Times New Roman"/>
                <w:smallCaps/>
                <w:noProof/>
                <w:sz w:val="21"/>
                <w:szCs w:val="21"/>
                <w:rPrChange w:id="68" w:author="Papu Bhattacharya" w:date="2019-12-30T16:52:00Z">
                  <w:rPr>
                    <w:rStyle w:val="Hyperlink"/>
                    <w:rFonts w:ascii="Times New Roman" w:hAnsi="Times New Roman"/>
                    <w:smallCaps/>
                    <w:noProof/>
                    <w:sz w:val="21"/>
                    <w:szCs w:val="21"/>
                  </w:rPr>
                </w:rPrChange>
              </w:rPr>
              <w:delText>7.</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69" w:author="Papu Bhattacharya" w:date="2019-12-30T16:52:00Z">
                  <w:rPr>
                    <w:rStyle w:val="Hyperlink"/>
                    <w:rFonts w:ascii="Times New Roman" w:hAnsi="Times New Roman"/>
                    <w:smallCaps/>
                    <w:noProof/>
                    <w:sz w:val="21"/>
                    <w:szCs w:val="21"/>
                  </w:rPr>
                </w:rPrChange>
              </w:rPr>
              <w:delText>Responsibilities</w:delText>
            </w:r>
            <w:r w:rsidRPr="00CB429F" w:rsidDel="00570154">
              <w:rPr>
                <w:rFonts w:ascii="Times New Roman" w:hAnsi="Times New Roman"/>
                <w:noProof/>
                <w:webHidden/>
                <w:sz w:val="21"/>
                <w:szCs w:val="21"/>
              </w:rPr>
              <w:tab/>
              <w:delText>6</w:delText>
            </w:r>
          </w:del>
        </w:p>
        <w:p w14:paraId="336F8406" w14:textId="20F44177" w:rsidR="00CB429F" w:rsidRPr="00CB429F" w:rsidDel="00570154" w:rsidRDefault="00CB429F">
          <w:pPr>
            <w:pStyle w:val="TOC2"/>
            <w:tabs>
              <w:tab w:val="left" w:pos="660"/>
              <w:tab w:val="right" w:leader="dot" w:pos="9350"/>
            </w:tabs>
            <w:rPr>
              <w:del w:id="70" w:author="Papu Bhattacharya" w:date="2019-12-30T16:52:00Z"/>
              <w:rFonts w:ascii="Times New Roman" w:hAnsi="Times New Roman"/>
              <w:noProof/>
              <w:sz w:val="21"/>
              <w:szCs w:val="21"/>
            </w:rPr>
          </w:pPr>
          <w:del w:id="71" w:author="Papu Bhattacharya" w:date="2019-12-30T16:52:00Z">
            <w:r w:rsidRPr="00570154" w:rsidDel="00570154">
              <w:rPr>
                <w:rFonts w:ascii="Times New Roman" w:hAnsi="Times New Roman"/>
                <w:noProof/>
                <w:sz w:val="21"/>
                <w:szCs w:val="21"/>
                <w:rPrChange w:id="72" w:author="Papu Bhattacharya" w:date="2019-12-30T16:52:00Z">
                  <w:rPr>
                    <w:rStyle w:val="Hyperlink"/>
                    <w:rFonts w:ascii="Times New Roman" w:hAnsi="Times New Roman"/>
                    <w:noProof/>
                    <w:sz w:val="21"/>
                    <w:szCs w:val="21"/>
                  </w:rPr>
                </w:rPrChange>
              </w:rPr>
              <w:delText>8.</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73" w:author="Papu Bhattacharya" w:date="2019-12-30T16:52:00Z">
                  <w:rPr>
                    <w:rStyle w:val="Hyperlink"/>
                    <w:rFonts w:ascii="Times New Roman" w:hAnsi="Times New Roman"/>
                    <w:smallCaps/>
                    <w:noProof/>
                    <w:sz w:val="21"/>
                    <w:szCs w:val="21"/>
                  </w:rPr>
                </w:rPrChange>
              </w:rPr>
              <w:delText>Change Order Process</w:delText>
            </w:r>
            <w:r w:rsidRPr="00CB429F" w:rsidDel="00570154">
              <w:rPr>
                <w:rFonts w:ascii="Times New Roman" w:hAnsi="Times New Roman"/>
                <w:noProof/>
                <w:webHidden/>
                <w:sz w:val="21"/>
                <w:szCs w:val="21"/>
              </w:rPr>
              <w:tab/>
              <w:delText>6</w:delText>
            </w:r>
          </w:del>
        </w:p>
        <w:p w14:paraId="58289E70" w14:textId="4C9F2545" w:rsidR="00CB429F" w:rsidRPr="00CB429F" w:rsidDel="00570154" w:rsidRDefault="00CB429F">
          <w:pPr>
            <w:pStyle w:val="TOC2"/>
            <w:tabs>
              <w:tab w:val="left" w:pos="660"/>
              <w:tab w:val="right" w:leader="dot" w:pos="9350"/>
            </w:tabs>
            <w:rPr>
              <w:del w:id="74" w:author="Papu Bhattacharya" w:date="2019-12-30T16:52:00Z"/>
              <w:rFonts w:ascii="Times New Roman" w:hAnsi="Times New Roman"/>
              <w:noProof/>
              <w:sz w:val="21"/>
              <w:szCs w:val="21"/>
            </w:rPr>
          </w:pPr>
          <w:del w:id="75" w:author="Papu Bhattacharya" w:date="2019-12-30T16:52:00Z">
            <w:r w:rsidRPr="00570154" w:rsidDel="00570154">
              <w:rPr>
                <w:rFonts w:ascii="Times New Roman" w:hAnsi="Times New Roman"/>
                <w:noProof/>
                <w:sz w:val="21"/>
                <w:szCs w:val="21"/>
                <w:rPrChange w:id="76" w:author="Papu Bhattacharya" w:date="2019-12-30T16:52:00Z">
                  <w:rPr>
                    <w:rStyle w:val="Hyperlink"/>
                    <w:rFonts w:ascii="Times New Roman" w:hAnsi="Times New Roman"/>
                    <w:noProof/>
                    <w:sz w:val="21"/>
                    <w:szCs w:val="21"/>
                  </w:rPr>
                </w:rPrChange>
              </w:rPr>
              <w:delText>9.</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77" w:author="Papu Bhattacharya" w:date="2019-12-30T16:52:00Z">
                  <w:rPr>
                    <w:rStyle w:val="Hyperlink"/>
                    <w:rFonts w:ascii="Times New Roman" w:hAnsi="Times New Roman"/>
                    <w:smallCaps/>
                    <w:noProof/>
                    <w:sz w:val="21"/>
                    <w:szCs w:val="21"/>
                  </w:rPr>
                </w:rPrChange>
              </w:rPr>
              <w:delText>Out of Scope</w:delText>
            </w:r>
            <w:r w:rsidRPr="00CB429F" w:rsidDel="00570154">
              <w:rPr>
                <w:rFonts w:ascii="Times New Roman" w:hAnsi="Times New Roman"/>
                <w:noProof/>
                <w:webHidden/>
                <w:sz w:val="21"/>
                <w:szCs w:val="21"/>
              </w:rPr>
              <w:tab/>
              <w:delText>7</w:delText>
            </w:r>
          </w:del>
        </w:p>
        <w:p w14:paraId="29531ABC" w14:textId="0A19D5E7" w:rsidR="00CB429F" w:rsidRPr="00CB429F" w:rsidDel="00570154" w:rsidRDefault="00CB429F">
          <w:pPr>
            <w:pStyle w:val="TOC2"/>
            <w:tabs>
              <w:tab w:val="left" w:pos="880"/>
              <w:tab w:val="right" w:leader="dot" w:pos="9350"/>
            </w:tabs>
            <w:rPr>
              <w:del w:id="78" w:author="Papu Bhattacharya" w:date="2019-12-30T16:52:00Z"/>
              <w:rFonts w:ascii="Times New Roman" w:hAnsi="Times New Roman"/>
              <w:noProof/>
              <w:sz w:val="21"/>
              <w:szCs w:val="21"/>
            </w:rPr>
          </w:pPr>
          <w:del w:id="79" w:author="Papu Bhattacharya" w:date="2019-12-30T16:52:00Z">
            <w:r w:rsidRPr="00570154" w:rsidDel="00570154">
              <w:rPr>
                <w:rFonts w:ascii="Times New Roman" w:hAnsi="Times New Roman"/>
                <w:noProof/>
                <w:sz w:val="21"/>
                <w:szCs w:val="21"/>
                <w:rPrChange w:id="80" w:author="Papu Bhattacharya" w:date="2019-12-30T16:52:00Z">
                  <w:rPr>
                    <w:rStyle w:val="Hyperlink"/>
                    <w:rFonts w:ascii="Times New Roman" w:hAnsi="Times New Roman"/>
                    <w:noProof/>
                    <w:sz w:val="21"/>
                    <w:szCs w:val="21"/>
                  </w:rPr>
                </w:rPrChange>
              </w:rPr>
              <w:delText>10.</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81" w:author="Papu Bhattacharya" w:date="2019-12-30T16:52:00Z">
                  <w:rPr>
                    <w:rStyle w:val="Hyperlink"/>
                    <w:rFonts w:ascii="Times New Roman" w:hAnsi="Times New Roman"/>
                    <w:smallCaps/>
                    <w:noProof/>
                    <w:sz w:val="21"/>
                    <w:szCs w:val="21"/>
                  </w:rPr>
                </w:rPrChange>
              </w:rPr>
              <w:delText>Miscellaneous</w:delText>
            </w:r>
            <w:r w:rsidRPr="00CB429F" w:rsidDel="00570154">
              <w:rPr>
                <w:rFonts w:ascii="Times New Roman" w:hAnsi="Times New Roman"/>
                <w:noProof/>
                <w:webHidden/>
                <w:sz w:val="21"/>
                <w:szCs w:val="21"/>
              </w:rPr>
              <w:tab/>
              <w:delText>7</w:delText>
            </w:r>
          </w:del>
        </w:p>
        <w:p w14:paraId="74357549" w14:textId="49C2E811" w:rsidR="00CB429F" w:rsidRPr="00CB429F" w:rsidDel="00570154" w:rsidRDefault="00CB429F">
          <w:pPr>
            <w:pStyle w:val="TOC2"/>
            <w:tabs>
              <w:tab w:val="left" w:pos="880"/>
              <w:tab w:val="right" w:leader="dot" w:pos="9350"/>
            </w:tabs>
            <w:rPr>
              <w:del w:id="82" w:author="Papu Bhattacharya" w:date="2019-12-30T16:52:00Z"/>
              <w:rFonts w:ascii="Times New Roman" w:hAnsi="Times New Roman"/>
              <w:noProof/>
              <w:sz w:val="21"/>
              <w:szCs w:val="21"/>
            </w:rPr>
          </w:pPr>
          <w:del w:id="83" w:author="Papu Bhattacharya" w:date="2019-12-30T16:52:00Z">
            <w:r w:rsidRPr="00570154" w:rsidDel="00570154">
              <w:rPr>
                <w:rFonts w:ascii="Times New Roman" w:hAnsi="Times New Roman"/>
                <w:noProof/>
                <w:sz w:val="21"/>
                <w:szCs w:val="21"/>
                <w:rPrChange w:id="84" w:author="Papu Bhattacharya" w:date="2019-12-30T16:52:00Z">
                  <w:rPr>
                    <w:rStyle w:val="Hyperlink"/>
                    <w:rFonts w:ascii="Times New Roman" w:hAnsi="Times New Roman"/>
                    <w:noProof/>
                    <w:sz w:val="21"/>
                    <w:szCs w:val="21"/>
                  </w:rPr>
                </w:rPrChange>
              </w:rPr>
              <w:delText>11.</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85" w:author="Papu Bhattacharya" w:date="2019-12-30T16:52:00Z">
                  <w:rPr>
                    <w:rStyle w:val="Hyperlink"/>
                    <w:rFonts w:ascii="Times New Roman" w:hAnsi="Times New Roman"/>
                    <w:smallCaps/>
                    <w:noProof/>
                    <w:sz w:val="21"/>
                    <w:szCs w:val="21"/>
                  </w:rPr>
                </w:rPrChange>
              </w:rPr>
              <w:delText>Estimated Cost</w:delText>
            </w:r>
            <w:r w:rsidRPr="00CB429F" w:rsidDel="00570154">
              <w:rPr>
                <w:rFonts w:ascii="Times New Roman" w:hAnsi="Times New Roman"/>
                <w:noProof/>
                <w:webHidden/>
                <w:sz w:val="21"/>
                <w:szCs w:val="21"/>
              </w:rPr>
              <w:tab/>
              <w:delText>8</w:delText>
            </w:r>
          </w:del>
        </w:p>
        <w:p w14:paraId="41E16D4D" w14:textId="402F2CCC" w:rsidR="00CB429F" w:rsidRPr="00CB429F" w:rsidDel="00570154" w:rsidRDefault="00CB429F">
          <w:pPr>
            <w:pStyle w:val="TOC2"/>
            <w:tabs>
              <w:tab w:val="left" w:pos="880"/>
              <w:tab w:val="right" w:leader="dot" w:pos="9350"/>
            </w:tabs>
            <w:rPr>
              <w:del w:id="86" w:author="Papu Bhattacharya" w:date="2019-12-30T16:52:00Z"/>
              <w:rFonts w:ascii="Times New Roman" w:hAnsi="Times New Roman"/>
              <w:noProof/>
              <w:sz w:val="21"/>
              <w:szCs w:val="21"/>
            </w:rPr>
          </w:pPr>
          <w:del w:id="87" w:author="Papu Bhattacharya" w:date="2019-12-30T16:52:00Z">
            <w:r w:rsidRPr="00570154" w:rsidDel="00570154">
              <w:rPr>
                <w:rFonts w:ascii="Times New Roman" w:hAnsi="Times New Roman"/>
                <w:noProof/>
                <w:sz w:val="21"/>
                <w:szCs w:val="21"/>
                <w:rPrChange w:id="88" w:author="Papu Bhattacharya" w:date="2019-12-30T16:52:00Z">
                  <w:rPr>
                    <w:rStyle w:val="Hyperlink"/>
                    <w:rFonts w:ascii="Times New Roman" w:hAnsi="Times New Roman"/>
                    <w:noProof/>
                    <w:sz w:val="21"/>
                    <w:szCs w:val="21"/>
                  </w:rPr>
                </w:rPrChange>
              </w:rPr>
              <w:delText>12.</w:delText>
            </w:r>
            <w:r w:rsidRPr="00CB429F" w:rsidDel="00570154">
              <w:rPr>
                <w:rFonts w:ascii="Times New Roman" w:hAnsi="Times New Roman"/>
                <w:noProof/>
                <w:sz w:val="21"/>
                <w:szCs w:val="21"/>
              </w:rPr>
              <w:tab/>
            </w:r>
            <w:r w:rsidRPr="00570154" w:rsidDel="00570154">
              <w:rPr>
                <w:rFonts w:ascii="Times New Roman" w:hAnsi="Times New Roman"/>
                <w:smallCaps/>
                <w:noProof/>
                <w:sz w:val="21"/>
                <w:szCs w:val="21"/>
                <w:rPrChange w:id="89" w:author="Papu Bhattacharya" w:date="2019-12-30T16:52:00Z">
                  <w:rPr>
                    <w:rStyle w:val="Hyperlink"/>
                    <w:rFonts w:ascii="Times New Roman" w:hAnsi="Times New Roman"/>
                    <w:smallCaps/>
                    <w:noProof/>
                    <w:sz w:val="21"/>
                    <w:szCs w:val="21"/>
                  </w:rPr>
                </w:rPrChange>
              </w:rPr>
              <w:delText>SOW Acceptance</w:delText>
            </w:r>
            <w:r w:rsidRPr="00CB429F" w:rsidDel="00570154">
              <w:rPr>
                <w:rFonts w:ascii="Times New Roman" w:hAnsi="Times New Roman"/>
                <w:noProof/>
                <w:webHidden/>
                <w:sz w:val="21"/>
                <w:szCs w:val="21"/>
              </w:rPr>
              <w:tab/>
              <w:delText>8</w:delText>
            </w:r>
          </w:del>
        </w:p>
        <w:p w14:paraId="7526A41E" w14:textId="60A047FB" w:rsidR="0019775A" w:rsidRDefault="0019775A">
          <w:r w:rsidRPr="00CB429F">
            <w:rPr>
              <w:rFonts w:ascii="Times New Roman" w:hAnsi="Times New Roman" w:cs="Times New Roman"/>
              <w:b/>
              <w:bCs/>
              <w:noProof/>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CD60F1" w:rsidRDefault="00293539" w:rsidP="009E6587">
      <w:pPr>
        <w:pStyle w:val="Heading2"/>
        <w:numPr>
          <w:ilvl w:val="0"/>
          <w:numId w:val="11"/>
        </w:numPr>
        <w:rPr>
          <w:smallCaps/>
          <w:sz w:val="32"/>
          <w:szCs w:val="32"/>
        </w:rPr>
      </w:pPr>
      <w:bookmarkStart w:id="90" w:name="_Toc28618002"/>
      <w:r>
        <w:rPr>
          <w:smallCaps/>
          <w:sz w:val="32"/>
          <w:szCs w:val="32"/>
        </w:rPr>
        <w:lastRenderedPageBreak/>
        <w:t>Introduction</w:t>
      </w:r>
      <w:bookmarkEnd w:id="90"/>
    </w:p>
    <w:p w14:paraId="7526A45E" w14:textId="77777777" w:rsidR="00840C0D" w:rsidRPr="00446EEC" w:rsidRDefault="00840C0D" w:rsidP="00840C0D">
      <w:pPr>
        <w:spacing w:after="0"/>
        <w:rPr>
          <w:rFonts w:ascii="Times New Roman" w:hAnsi="Times New Roman" w:cs="Times New Roman"/>
          <w:sz w:val="14"/>
          <w:szCs w:val="14"/>
        </w:rPr>
      </w:pPr>
    </w:p>
    <w:p w14:paraId="7526A45F" w14:textId="0002164E" w:rsidR="00770395" w:rsidRDefault="00770395" w:rsidP="009801EE">
      <w:pPr>
        <w:pStyle w:val="NoSpacing"/>
        <w:jc w:val="both"/>
        <w:rPr>
          <w:rFonts w:ascii="Times New Roman" w:hAnsi="Times New Roman" w:cs="Times New Roman"/>
          <w:sz w:val="21"/>
          <w:szCs w:val="21"/>
        </w:rPr>
      </w:pPr>
      <w:r w:rsidRPr="000936F6">
        <w:rPr>
          <w:rFonts w:ascii="Times New Roman" w:hAnsi="Times New Roman" w:cs="Times New Roman"/>
          <w:sz w:val="21"/>
          <w:szCs w:val="21"/>
        </w:rPr>
        <w:t>Th</w:t>
      </w:r>
      <w:r w:rsidR="00F058D0">
        <w:rPr>
          <w:rFonts w:ascii="Times New Roman" w:hAnsi="Times New Roman" w:cs="Times New Roman"/>
          <w:sz w:val="21"/>
          <w:szCs w:val="21"/>
        </w:rPr>
        <w:t>is Statement of Work (“</w:t>
      </w:r>
      <w:r w:rsidR="00F058D0">
        <w:rPr>
          <w:rFonts w:ascii="Times New Roman" w:hAnsi="Times New Roman" w:cs="Times New Roman"/>
          <w:b/>
          <w:sz w:val="21"/>
          <w:szCs w:val="21"/>
        </w:rPr>
        <w:t>SOW</w:t>
      </w:r>
      <w:r w:rsidR="00F058D0">
        <w:rPr>
          <w:rFonts w:ascii="Times New Roman" w:hAnsi="Times New Roman" w:cs="Times New Roman"/>
          <w:sz w:val="21"/>
          <w:szCs w:val="21"/>
        </w:rPr>
        <w:t>”) is entered into as of the date of last signature (“Effective Date”) by and between Synectiks Inc., (“</w:t>
      </w:r>
      <w:r w:rsidR="00F058D0">
        <w:rPr>
          <w:rFonts w:ascii="Times New Roman" w:hAnsi="Times New Roman" w:cs="Times New Roman"/>
          <w:b/>
          <w:sz w:val="21"/>
          <w:szCs w:val="21"/>
        </w:rPr>
        <w:t>SYNECTIKS</w:t>
      </w:r>
      <w:r w:rsidR="00F058D0">
        <w:rPr>
          <w:rFonts w:ascii="Times New Roman" w:hAnsi="Times New Roman" w:cs="Times New Roman"/>
          <w:sz w:val="21"/>
          <w:szCs w:val="21"/>
        </w:rPr>
        <w:t>”), a New Jersey Corporation, located at 300 Alexander Park Drive, Suite 215, Princeton, NJ 08540, and Argus Research (“</w:t>
      </w:r>
      <w:r w:rsidR="00F058D0">
        <w:rPr>
          <w:rFonts w:ascii="Times New Roman" w:hAnsi="Times New Roman" w:cs="Times New Roman"/>
          <w:b/>
          <w:sz w:val="21"/>
          <w:szCs w:val="21"/>
        </w:rPr>
        <w:t>Customer</w:t>
      </w:r>
      <w:r w:rsidR="00F058D0">
        <w:rPr>
          <w:rFonts w:ascii="Times New Roman" w:hAnsi="Times New Roman" w:cs="Times New Roman"/>
          <w:sz w:val="21"/>
          <w:szCs w:val="21"/>
        </w:rPr>
        <w:t>”), located at 61 Broadway, 19</w:t>
      </w:r>
      <w:r w:rsidR="00F058D0" w:rsidRPr="00F058D0">
        <w:rPr>
          <w:rFonts w:ascii="Times New Roman" w:hAnsi="Times New Roman" w:cs="Times New Roman"/>
          <w:sz w:val="21"/>
          <w:szCs w:val="21"/>
          <w:vertAlign w:val="superscript"/>
        </w:rPr>
        <w:t>th</w:t>
      </w:r>
      <w:r w:rsidR="00F058D0">
        <w:rPr>
          <w:rFonts w:ascii="Times New Roman" w:hAnsi="Times New Roman" w:cs="Times New Roman"/>
          <w:sz w:val="21"/>
          <w:szCs w:val="21"/>
        </w:rPr>
        <w:t xml:space="preserve"> Floor, New York, NY 10006</w:t>
      </w:r>
      <w:r w:rsidR="006072D8">
        <w:rPr>
          <w:rFonts w:ascii="Times New Roman" w:hAnsi="Times New Roman" w:cs="Times New Roman"/>
          <w:sz w:val="21"/>
          <w:szCs w:val="21"/>
        </w:rPr>
        <w:t xml:space="preserve"> </w:t>
      </w:r>
      <w:r w:rsidR="00F058D0">
        <w:rPr>
          <w:rFonts w:ascii="Times New Roman" w:hAnsi="Times New Roman" w:cs="Times New Roman"/>
          <w:sz w:val="21"/>
          <w:szCs w:val="21"/>
        </w:rPr>
        <w:t>pursuant to that certain Professional Service</w:t>
      </w:r>
      <w:r w:rsidR="006072D8">
        <w:rPr>
          <w:rFonts w:ascii="Times New Roman" w:hAnsi="Times New Roman" w:cs="Times New Roman"/>
          <w:sz w:val="21"/>
          <w:szCs w:val="21"/>
        </w:rPr>
        <w:t>s</w:t>
      </w:r>
      <w:r w:rsidR="00F058D0">
        <w:rPr>
          <w:rFonts w:ascii="Times New Roman" w:hAnsi="Times New Roman" w:cs="Times New Roman"/>
          <w:sz w:val="21"/>
          <w:szCs w:val="21"/>
        </w:rPr>
        <w:t xml:space="preserve"> by and between the Parties and dated </w:t>
      </w:r>
      <w:r w:rsidRPr="000936F6">
        <w:rPr>
          <w:rFonts w:ascii="Times New Roman" w:hAnsi="Times New Roman" w:cs="Times New Roman"/>
          <w:sz w:val="21"/>
          <w:szCs w:val="21"/>
        </w:rPr>
        <w:t xml:space="preserve"> </w:t>
      </w:r>
      <w:r w:rsidR="00F058D0">
        <w:rPr>
          <w:rFonts w:ascii="Times New Roman" w:hAnsi="Times New Roman" w:cs="Times New Roman"/>
          <w:sz w:val="21"/>
          <w:szCs w:val="21"/>
        </w:rPr>
        <w:fldChar w:fldCharType="begin"/>
      </w:r>
      <w:r w:rsidR="00F058D0">
        <w:rPr>
          <w:rFonts w:ascii="Times New Roman" w:hAnsi="Times New Roman" w:cs="Times New Roman"/>
          <w:sz w:val="21"/>
          <w:szCs w:val="21"/>
        </w:rPr>
        <w:instrText xml:space="preserve"> DATE \@ "MMMM d, yyyy" </w:instrText>
      </w:r>
      <w:r w:rsidR="00F058D0">
        <w:rPr>
          <w:rFonts w:ascii="Times New Roman" w:hAnsi="Times New Roman" w:cs="Times New Roman"/>
          <w:sz w:val="21"/>
          <w:szCs w:val="21"/>
        </w:rPr>
        <w:fldChar w:fldCharType="separate"/>
      </w:r>
      <w:ins w:id="91" w:author="Papu Bhattacharya" w:date="2019-12-27T16:42:00Z">
        <w:r w:rsidR="00163A1F">
          <w:rPr>
            <w:rFonts w:ascii="Times New Roman" w:hAnsi="Times New Roman" w:cs="Times New Roman"/>
            <w:noProof/>
            <w:sz w:val="21"/>
            <w:szCs w:val="21"/>
          </w:rPr>
          <w:t>December 27, 2019</w:t>
        </w:r>
      </w:ins>
      <w:del w:id="92" w:author="Papu Bhattacharya" w:date="2019-12-27T16:42:00Z">
        <w:r w:rsidR="0015227E" w:rsidDel="00163A1F">
          <w:rPr>
            <w:rFonts w:ascii="Times New Roman" w:hAnsi="Times New Roman" w:cs="Times New Roman"/>
            <w:noProof/>
            <w:sz w:val="21"/>
            <w:szCs w:val="21"/>
          </w:rPr>
          <w:delText>November 20, 2018</w:delText>
        </w:r>
      </w:del>
      <w:r w:rsidR="00F058D0">
        <w:rPr>
          <w:rFonts w:ascii="Times New Roman" w:hAnsi="Times New Roman" w:cs="Times New Roman"/>
          <w:sz w:val="21"/>
          <w:szCs w:val="21"/>
        </w:rPr>
        <w:fldChar w:fldCharType="end"/>
      </w:r>
      <w:r w:rsidR="00F058D0">
        <w:rPr>
          <w:rFonts w:ascii="Times New Roman" w:hAnsi="Times New Roman" w:cs="Times New Roman"/>
          <w:sz w:val="21"/>
          <w:szCs w:val="21"/>
        </w:rPr>
        <w:t>.</w:t>
      </w:r>
    </w:p>
    <w:p w14:paraId="55EF3B99" w14:textId="73D5CCEA" w:rsidR="00F058D0" w:rsidRPr="006072D8" w:rsidRDefault="00F058D0" w:rsidP="009801EE">
      <w:pPr>
        <w:pStyle w:val="NoSpacing"/>
        <w:jc w:val="both"/>
        <w:rPr>
          <w:rFonts w:ascii="Times New Roman" w:hAnsi="Times New Roman" w:cs="Times New Roman"/>
          <w:sz w:val="14"/>
          <w:szCs w:val="14"/>
        </w:rPr>
      </w:pPr>
    </w:p>
    <w:p w14:paraId="6C231109" w14:textId="16D512CA" w:rsidR="00F058D0" w:rsidRDefault="00F058D0" w:rsidP="009801EE">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 xml:space="preserve">any conflicts or inconsistencies </w:t>
      </w:r>
      <w:r w:rsidR="006072D8">
        <w:rPr>
          <w:rFonts w:ascii="Times New Roman" w:hAnsi="Times New Roman" w:cs="Times New Roman"/>
          <w:sz w:val="21"/>
          <w:szCs w:val="21"/>
        </w:rPr>
        <w:t>be</w:t>
      </w:r>
      <w:r w:rsidRPr="00F058D0">
        <w:rPr>
          <w:rFonts w:ascii="Times New Roman" w:hAnsi="Times New Roman" w:cs="Times New Roman"/>
          <w:sz w:val="21"/>
          <w:szCs w:val="21"/>
        </w:rPr>
        <w:t xml:space="preserve">tween this SOW and the requirements of Argus Research, </w:t>
      </w:r>
      <w:r w:rsidR="006072D8">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sidR="006072D8">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6072D8">
      <w:pPr>
        <w:pStyle w:val="Heading2"/>
        <w:numPr>
          <w:ilvl w:val="0"/>
          <w:numId w:val="11"/>
        </w:numPr>
        <w:rPr>
          <w:smallCaps/>
          <w:sz w:val="32"/>
          <w:szCs w:val="32"/>
        </w:rPr>
      </w:pPr>
      <w:bookmarkStart w:id="93" w:name="_Toc28618003"/>
      <w:r>
        <w:rPr>
          <w:smallCaps/>
          <w:sz w:val="32"/>
          <w:szCs w:val="32"/>
        </w:rPr>
        <w:t>Engagement Overview</w:t>
      </w:r>
      <w:bookmarkEnd w:id="93"/>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0C15CEA5"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The </w:t>
      </w:r>
      <w:r w:rsidR="00731705">
        <w:rPr>
          <w:rFonts w:ascii="Times New Roman" w:hAnsi="Times New Roman" w:cs="Times New Roman"/>
          <w:sz w:val="21"/>
          <w:szCs w:val="21"/>
        </w:rPr>
        <w:t xml:space="preserve">SYNECTIKS </w:t>
      </w:r>
      <w:r>
        <w:rPr>
          <w:rFonts w:ascii="Times New Roman" w:hAnsi="Times New Roman" w:cs="Times New Roman"/>
          <w:sz w:val="21"/>
          <w:szCs w:val="21"/>
        </w:rPr>
        <w:t>Cloud Migration Service is designed to migrate identified Customer workloads to the aws cloud. Synectiks will work in conjunction with Customer to validate a migration plan for the identified workloads, provision the aws environment, migrate the workloads and assist with the final cutover to the aws environment.</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2368F2BE" w:rsidR="006072D8" w:rsidRPr="00CD60F1" w:rsidRDefault="00E54469" w:rsidP="006072D8">
      <w:pPr>
        <w:pStyle w:val="Heading2"/>
        <w:numPr>
          <w:ilvl w:val="0"/>
          <w:numId w:val="11"/>
        </w:numPr>
        <w:rPr>
          <w:smallCaps/>
          <w:sz w:val="32"/>
          <w:szCs w:val="32"/>
        </w:rPr>
      </w:pPr>
      <w:bookmarkStart w:id="94" w:name="_Toc28618004"/>
      <w:r>
        <w:rPr>
          <w:smallCaps/>
          <w:sz w:val="32"/>
          <w:szCs w:val="32"/>
        </w:rPr>
        <w:t>SYNECTIKS Cloud Migration Service</w:t>
      </w:r>
      <w:bookmarkEnd w:id="94"/>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6FD591E0" w14:textId="3F96C411"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The SYNECTIKS Cloud Migration</w:t>
      </w:r>
      <w:r w:rsidR="00442FFE">
        <w:rPr>
          <w:rFonts w:ascii="Times New Roman" w:hAnsi="Times New Roman" w:cs="Times New Roman"/>
          <w:sz w:val="21"/>
          <w:szCs w:val="21"/>
        </w:rPr>
        <w:t xml:space="preserve"> </w:t>
      </w:r>
      <w:r>
        <w:rPr>
          <w:rFonts w:ascii="Times New Roman" w:hAnsi="Times New Roman" w:cs="Times New Roman"/>
          <w:sz w:val="21"/>
          <w:szCs w:val="21"/>
        </w:rPr>
        <w:t>Service provides companies with the services they need to migrate Applications and their associated Data, or Workloads, to the Cloud. SYNECTIKS will provide services to assess, validate, plan the migration, provision the target environment and migrate the workloads to the cloud.</w:t>
      </w:r>
    </w:p>
    <w:p w14:paraId="6792E8C5" w14:textId="09F8C3E2" w:rsidR="00442FFE" w:rsidRDefault="00442FFE" w:rsidP="006072D8">
      <w:pPr>
        <w:pStyle w:val="NoSpacing"/>
        <w:jc w:val="both"/>
        <w:rPr>
          <w:rFonts w:ascii="Times New Roman" w:hAnsi="Times New Roman" w:cs="Times New Roman"/>
          <w:sz w:val="21"/>
          <w:szCs w:val="21"/>
        </w:rPr>
      </w:pPr>
    </w:p>
    <w:p w14:paraId="277F6150" w14:textId="6E658EAC" w:rsidR="00442FFE" w:rsidRDefault="008D55ED" w:rsidP="00442FFE">
      <w:pPr>
        <w:pStyle w:val="NoSpacing"/>
        <w:jc w:val="center"/>
        <w:rPr>
          <w:rFonts w:ascii="Times New Roman" w:hAnsi="Times New Roman" w:cs="Times New Roman"/>
          <w:sz w:val="21"/>
          <w:szCs w:val="21"/>
        </w:rPr>
      </w:pPr>
      <w:r>
        <w:rPr>
          <w:noProof/>
        </w:rPr>
        <w:drawing>
          <wp:inline distT="0" distB="0" distL="0" distR="0" wp14:anchorId="79A39CC2" wp14:editId="14C1C32D">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1550" cy="1114425"/>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5A488E04" w:rsidR="006072D8" w:rsidRPr="00CD60F1" w:rsidRDefault="00442FFE" w:rsidP="006072D8">
      <w:pPr>
        <w:pStyle w:val="Heading2"/>
        <w:numPr>
          <w:ilvl w:val="0"/>
          <w:numId w:val="11"/>
        </w:numPr>
        <w:rPr>
          <w:smallCaps/>
          <w:sz w:val="32"/>
          <w:szCs w:val="32"/>
        </w:rPr>
      </w:pPr>
      <w:bookmarkStart w:id="95" w:name="_Toc28618005"/>
      <w:r>
        <w:rPr>
          <w:smallCaps/>
          <w:sz w:val="32"/>
          <w:szCs w:val="32"/>
        </w:rPr>
        <w:t>Scope of Work</w:t>
      </w:r>
      <w:bookmarkEnd w:id="95"/>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3BD6377D" w:rsidR="006072D8" w:rsidRDefault="00442FFE" w:rsidP="006072D8">
      <w:pPr>
        <w:pStyle w:val="NoSpacing"/>
        <w:jc w:val="both"/>
        <w:rPr>
          <w:rFonts w:ascii="Times New Roman" w:hAnsi="Times New Roman" w:cs="Times New Roman"/>
          <w:sz w:val="21"/>
          <w:szCs w:val="21"/>
        </w:rPr>
      </w:pPr>
      <w:r>
        <w:rPr>
          <w:rFonts w:ascii="Times New Roman" w:hAnsi="Times New Roman" w:cs="Times New Roman"/>
          <w:sz w:val="21"/>
          <w:szCs w:val="21"/>
        </w:rPr>
        <w:t>SYN</w:t>
      </w:r>
      <w:r w:rsidR="006747E7">
        <w:rPr>
          <w:rFonts w:ascii="Times New Roman" w:hAnsi="Times New Roman" w:cs="Times New Roman"/>
          <w:sz w:val="21"/>
          <w:szCs w:val="21"/>
        </w:rPr>
        <w:t>E</w:t>
      </w:r>
      <w:r>
        <w:rPr>
          <w:rFonts w:ascii="Times New Roman" w:hAnsi="Times New Roman" w:cs="Times New Roman"/>
          <w:sz w:val="21"/>
          <w:szCs w:val="21"/>
        </w:rPr>
        <w:t xml:space="preserve">CTIKS will provide its </w:t>
      </w:r>
      <w:ins w:id="96" w:author="Papu Bhattacharya" w:date="2019-12-29T19:55:00Z">
        <w:r w:rsidR="000829BB">
          <w:rPr>
            <w:rFonts w:ascii="Times New Roman" w:hAnsi="Times New Roman" w:cs="Times New Roman"/>
            <w:sz w:val="21"/>
            <w:szCs w:val="21"/>
          </w:rPr>
          <w:t>C</w:t>
        </w:r>
      </w:ins>
      <w:del w:id="97" w:author="Papu Bhattacharya" w:date="2019-12-29T19:55:00Z">
        <w:r w:rsidDel="000829BB">
          <w:rPr>
            <w:rFonts w:ascii="Times New Roman" w:hAnsi="Times New Roman" w:cs="Times New Roman"/>
            <w:sz w:val="21"/>
            <w:szCs w:val="21"/>
          </w:rPr>
          <w:delText>c</w:delText>
        </w:r>
      </w:del>
      <w:r>
        <w:rPr>
          <w:rFonts w:ascii="Times New Roman" w:hAnsi="Times New Roman" w:cs="Times New Roman"/>
          <w:sz w:val="21"/>
          <w:szCs w:val="21"/>
        </w:rPr>
        <w:t xml:space="preserve">loud </w:t>
      </w:r>
      <w:ins w:id="98" w:author="Papu Bhattacharya" w:date="2019-12-29T19:55:00Z">
        <w:r w:rsidR="000829BB">
          <w:rPr>
            <w:rFonts w:ascii="Times New Roman" w:hAnsi="Times New Roman" w:cs="Times New Roman"/>
            <w:sz w:val="21"/>
            <w:szCs w:val="21"/>
          </w:rPr>
          <w:t>Migration S</w:t>
        </w:r>
      </w:ins>
      <w:del w:id="99" w:author="Papu Bhattacharya" w:date="2019-12-29T19:55:00Z">
        <w:r w:rsidDel="000829BB">
          <w:rPr>
            <w:rFonts w:ascii="Times New Roman" w:hAnsi="Times New Roman" w:cs="Times New Roman"/>
            <w:sz w:val="21"/>
            <w:szCs w:val="21"/>
          </w:rPr>
          <w:delText>s</w:delText>
        </w:r>
      </w:del>
      <w:r>
        <w:rPr>
          <w:rFonts w:ascii="Times New Roman" w:hAnsi="Times New Roman" w:cs="Times New Roman"/>
          <w:sz w:val="21"/>
          <w:szCs w:val="21"/>
        </w:rPr>
        <w:t xml:space="preserve">ervices </w:t>
      </w:r>
      <w:ins w:id="100" w:author="Papu Bhattacharya" w:date="2019-12-29T19:55:00Z">
        <w:r w:rsidR="000829BB">
          <w:rPr>
            <w:rFonts w:ascii="Times New Roman" w:hAnsi="Times New Roman" w:cs="Times New Roman"/>
            <w:sz w:val="21"/>
            <w:szCs w:val="21"/>
          </w:rPr>
          <w:t>and Data Flow Management servi</w:t>
        </w:r>
      </w:ins>
      <w:ins w:id="101" w:author="Papu Bhattacharya" w:date="2019-12-29T19:56:00Z">
        <w:r w:rsidR="000829BB">
          <w:rPr>
            <w:rFonts w:ascii="Times New Roman" w:hAnsi="Times New Roman" w:cs="Times New Roman"/>
            <w:sz w:val="21"/>
            <w:szCs w:val="21"/>
          </w:rPr>
          <w:t xml:space="preserve">ces </w:t>
        </w:r>
      </w:ins>
      <w:r>
        <w:rPr>
          <w:rFonts w:ascii="Times New Roman" w:hAnsi="Times New Roman" w:cs="Times New Roman"/>
          <w:sz w:val="21"/>
          <w:szCs w:val="21"/>
        </w:rPr>
        <w:t>to the Customer. The SYNECTIKS Cloud Migration Services will be executed based upon information provided by the Customer, including detailed information of the workloads to be migrated. SYNECTIKS will rely on the information provided by the Customer and the migration may be delayed if information is incomplete, inaccurate or out of date.</w:t>
      </w:r>
    </w:p>
    <w:p w14:paraId="4D8D5FDA" w14:textId="43A30FD4" w:rsidR="00442FFE" w:rsidRPr="00446EEC" w:rsidRDefault="00442FFE" w:rsidP="006072D8">
      <w:pPr>
        <w:pStyle w:val="NoSpacing"/>
        <w:jc w:val="both"/>
        <w:rPr>
          <w:rFonts w:ascii="Times New Roman" w:hAnsi="Times New Roman" w:cs="Times New Roman"/>
          <w:sz w:val="14"/>
          <w:szCs w:val="14"/>
        </w:rPr>
      </w:pPr>
    </w:p>
    <w:p w14:paraId="61A3057D" w14:textId="26A32BE3" w:rsidR="00442FFE" w:rsidRPr="000829BB" w:rsidRDefault="00442FFE" w:rsidP="006072D8">
      <w:pPr>
        <w:pStyle w:val="NoSpacing"/>
        <w:jc w:val="both"/>
        <w:rPr>
          <w:rFonts w:ascii="Times New Roman" w:hAnsi="Times New Roman" w:cs="Times New Roman"/>
          <w:b/>
          <w:bCs/>
          <w:sz w:val="21"/>
          <w:szCs w:val="21"/>
          <w:rPrChange w:id="102" w:author="Papu Bhattacharya" w:date="2019-12-29T19:56:00Z">
            <w:rPr>
              <w:rFonts w:ascii="Times New Roman" w:hAnsi="Times New Roman" w:cs="Times New Roman"/>
              <w:sz w:val="21"/>
              <w:szCs w:val="21"/>
            </w:rPr>
          </w:rPrChange>
        </w:rPr>
      </w:pPr>
      <w:r w:rsidRPr="000829BB">
        <w:rPr>
          <w:rFonts w:ascii="Times New Roman" w:hAnsi="Times New Roman" w:cs="Times New Roman"/>
          <w:b/>
          <w:bCs/>
          <w:sz w:val="21"/>
          <w:szCs w:val="21"/>
          <w:rPrChange w:id="103" w:author="Papu Bhattacharya" w:date="2019-12-29T19:56:00Z">
            <w:rPr>
              <w:rFonts w:ascii="Times New Roman" w:hAnsi="Times New Roman" w:cs="Times New Roman"/>
              <w:sz w:val="21"/>
              <w:szCs w:val="21"/>
            </w:rPr>
          </w:rPrChange>
        </w:rPr>
        <w:t>Cloud Migration Services Outline</w:t>
      </w:r>
    </w:p>
    <w:p w14:paraId="5CD75D9C" w14:textId="4D2F01B6" w:rsidR="00442FFE" w:rsidRPr="00446EEC" w:rsidRDefault="00442FFE" w:rsidP="006072D8">
      <w:pPr>
        <w:pStyle w:val="NoSpacing"/>
        <w:jc w:val="both"/>
        <w:rPr>
          <w:rFonts w:ascii="Times New Roman" w:hAnsi="Times New Roman" w:cs="Times New Roman"/>
          <w:sz w:val="14"/>
          <w:szCs w:val="14"/>
        </w:rPr>
      </w:pPr>
    </w:p>
    <w:p w14:paraId="1F618D5E" w14:textId="74CF2080"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Work with Customer to identify the specific Workloads to be migrated</w:t>
      </w:r>
    </w:p>
    <w:p w14:paraId="5C79732C" w14:textId="2A831305" w:rsidR="00442FFE" w:rsidRDefault="00442FFE" w:rsidP="00442FFE">
      <w:pPr>
        <w:pStyle w:val="NoSpacing"/>
        <w:numPr>
          <w:ilvl w:val="1"/>
          <w:numId w:val="11"/>
        </w:numPr>
        <w:jc w:val="both"/>
        <w:rPr>
          <w:ins w:id="104" w:author="Papu Bhattacharya" w:date="2019-12-29T15:24:00Z"/>
          <w:rFonts w:ascii="Times New Roman" w:hAnsi="Times New Roman" w:cs="Times New Roman"/>
          <w:sz w:val="21"/>
          <w:szCs w:val="21"/>
        </w:rPr>
      </w:pPr>
      <w:r>
        <w:rPr>
          <w:rFonts w:ascii="Times New Roman" w:hAnsi="Times New Roman" w:cs="Times New Roman"/>
          <w:sz w:val="21"/>
          <w:szCs w:val="21"/>
        </w:rPr>
        <w:t>Validate a migration and cutover strategy in conjunction with Customer</w:t>
      </w:r>
    </w:p>
    <w:p w14:paraId="597F3C3B" w14:textId="0E6DFAF3" w:rsidR="00B05763" w:rsidRPr="00B05763" w:rsidRDefault="00B05763" w:rsidP="00B05763">
      <w:pPr>
        <w:pStyle w:val="NoSpacing"/>
        <w:numPr>
          <w:ilvl w:val="1"/>
          <w:numId w:val="11"/>
        </w:numPr>
        <w:jc w:val="both"/>
        <w:rPr>
          <w:ins w:id="105" w:author="Papu Bhattacharya" w:date="2019-12-29T15:27:00Z"/>
          <w:rFonts w:ascii="Times New Roman" w:hAnsi="Times New Roman" w:cs="Times New Roman"/>
          <w:sz w:val="21"/>
          <w:szCs w:val="21"/>
          <w:rPrChange w:id="106" w:author="Papu Bhattacharya" w:date="2019-12-29T15:31:00Z">
            <w:rPr>
              <w:ins w:id="107" w:author="Papu Bhattacharya" w:date="2019-12-29T15:27:00Z"/>
              <w:rFonts w:ascii="Times New Roman" w:hAnsi="Times New Roman" w:cs="Times New Roman"/>
              <w:sz w:val="21"/>
              <w:szCs w:val="21"/>
            </w:rPr>
          </w:rPrChange>
        </w:rPr>
        <w:pPrChange w:id="108" w:author="Papu Bhattacharya" w:date="2019-12-29T15:31:00Z">
          <w:pPr>
            <w:pStyle w:val="NoSpacing"/>
            <w:numPr>
              <w:ilvl w:val="1"/>
              <w:numId w:val="11"/>
            </w:numPr>
            <w:ind w:left="1440" w:hanging="360"/>
            <w:jc w:val="both"/>
          </w:pPr>
        </w:pPrChange>
      </w:pPr>
      <w:ins w:id="109" w:author="Papu Bhattacharya" w:date="2019-12-29T15:24:00Z">
        <w:r>
          <w:rPr>
            <w:rFonts w:ascii="Times New Roman" w:hAnsi="Times New Roman" w:cs="Times New Roman"/>
            <w:sz w:val="21"/>
            <w:szCs w:val="21"/>
          </w:rPr>
          <w:t xml:space="preserve">Draft the Target </w:t>
        </w:r>
      </w:ins>
      <w:ins w:id="110" w:author="Papu Bhattacharya" w:date="2019-12-29T15:25:00Z">
        <w:r>
          <w:rPr>
            <w:rFonts w:ascii="Times New Roman" w:hAnsi="Times New Roman" w:cs="Times New Roman"/>
            <w:sz w:val="21"/>
            <w:szCs w:val="21"/>
          </w:rPr>
          <w:t xml:space="preserve">Architecture diagram considering the Security / Compliance / </w:t>
        </w:r>
      </w:ins>
      <w:ins w:id="111" w:author="Papu Bhattacharya" w:date="2019-12-29T15:26:00Z">
        <w:r>
          <w:rPr>
            <w:rFonts w:ascii="Times New Roman" w:hAnsi="Times New Roman" w:cs="Times New Roman"/>
            <w:sz w:val="21"/>
            <w:szCs w:val="21"/>
          </w:rPr>
          <w:t>Backup / DR /Operations perspective</w:t>
        </w:r>
      </w:ins>
      <w:ins w:id="112" w:author="Papu Bhattacharya" w:date="2019-12-29T15:27:00Z">
        <w:r>
          <w:rPr>
            <w:rFonts w:ascii="Times New Roman" w:hAnsi="Times New Roman" w:cs="Times New Roman"/>
            <w:sz w:val="21"/>
            <w:szCs w:val="21"/>
          </w:rPr>
          <w:t>.</w:t>
        </w:r>
      </w:ins>
    </w:p>
    <w:p w14:paraId="3EDADF54" w14:textId="3729DBB9" w:rsidR="00B05763" w:rsidRDefault="00B05763" w:rsidP="00442FFE">
      <w:pPr>
        <w:pStyle w:val="NoSpacing"/>
        <w:numPr>
          <w:ilvl w:val="1"/>
          <w:numId w:val="11"/>
        </w:numPr>
        <w:jc w:val="both"/>
        <w:rPr>
          <w:rFonts w:ascii="Times New Roman" w:hAnsi="Times New Roman" w:cs="Times New Roman"/>
          <w:sz w:val="21"/>
          <w:szCs w:val="21"/>
        </w:rPr>
      </w:pPr>
      <w:ins w:id="113" w:author="Papu Bhattacharya" w:date="2019-12-29T15:27:00Z">
        <w:r>
          <w:rPr>
            <w:rFonts w:ascii="Times New Roman" w:hAnsi="Times New Roman" w:cs="Times New Roman"/>
            <w:sz w:val="21"/>
            <w:szCs w:val="21"/>
          </w:rPr>
          <w:t xml:space="preserve">Review and finalize the Target Architecture / Migration </w:t>
        </w:r>
      </w:ins>
      <w:ins w:id="114" w:author="Papu Bhattacharya" w:date="2019-12-29T15:29:00Z">
        <w:r>
          <w:rPr>
            <w:rFonts w:ascii="Times New Roman" w:hAnsi="Times New Roman" w:cs="Times New Roman"/>
            <w:sz w:val="21"/>
            <w:szCs w:val="21"/>
          </w:rPr>
          <w:t>Path /</w:t>
        </w:r>
      </w:ins>
      <w:ins w:id="115" w:author="Papu Bhattacharya" w:date="2019-12-29T15:27:00Z">
        <w:r>
          <w:rPr>
            <w:rFonts w:ascii="Times New Roman" w:hAnsi="Times New Roman" w:cs="Times New Roman"/>
            <w:sz w:val="21"/>
            <w:szCs w:val="21"/>
          </w:rPr>
          <w:t xml:space="preserve"> </w:t>
        </w:r>
      </w:ins>
      <w:ins w:id="116" w:author="Papu Bhattacharya" w:date="2019-12-29T15:28:00Z">
        <w:r>
          <w:rPr>
            <w:rFonts w:ascii="Times New Roman" w:hAnsi="Times New Roman" w:cs="Times New Roman"/>
            <w:sz w:val="21"/>
            <w:szCs w:val="21"/>
          </w:rPr>
          <w:t xml:space="preserve">Cutover Strategy </w:t>
        </w:r>
      </w:ins>
    </w:p>
    <w:p w14:paraId="3AC2059C" w14:textId="207DDA64"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Provision the associated aws environment</w:t>
      </w:r>
      <w:ins w:id="117" w:author="Papu Bhattacharya" w:date="2019-12-28T21:15:00Z">
        <w:r w:rsidR="00990BC3">
          <w:rPr>
            <w:rFonts w:ascii="Times New Roman" w:hAnsi="Times New Roman" w:cs="Times New Roman"/>
            <w:sz w:val="21"/>
            <w:szCs w:val="21"/>
          </w:rPr>
          <w:t xml:space="preserve"> </w:t>
        </w:r>
      </w:ins>
      <w:ins w:id="118" w:author="Papu Bhattacharya" w:date="2019-12-28T21:16:00Z">
        <w:r w:rsidR="00990BC3">
          <w:rPr>
            <w:rFonts w:ascii="Times New Roman" w:hAnsi="Times New Roman" w:cs="Times New Roman"/>
            <w:sz w:val="21"/>
            <w:szCs w:val="21"/>
          </w:rPr>
          <w:t xml:space="preserve">with required compliance </w:t>
        </w:r>
      </w:ins>
      <w:ins w:id="119" w:author="Papu Bhattacharya" w:date="2019-12-29T15:21:00Z">
        <w:r w:rsidR="00106326">
          <w:rPr>
            <w:rFonts w:ascii="Times New Roman" w:hAnsi="Times New Roman" w:cs="Times New Roman"/>
            <w:sz w:val="21"/>
            <w:szCs w:val="21"/>
          </w:rPr>
          <w:t>requirement</w:t>
        </w:r>
      </w:ins>
    </w:p>
    <w:p w14:paraId="1A85FE1D" w14:textId="2DB711AC" w:rsidR="00442FFE" w:rsidRDefault="00442FFE" w:rsidP="00442FFE">
      <w:pPr>
        <w:pStyle w:val="NoSpacing"/>
        <w:numPr>
          <w:ilvl w:val="1"/>
          <w:numId w:val="11"/>
        </w:numPr>
        <w:jc w:val="both"/>
        <w:rPr>
          <w:ins w:id="120" w:author="Papu Bhattacharya" w:date="2019-12-29T15:30:00Z"/>
          <w:rFonts w:ascii="Times New Roman" w:hAnsi="Times New Roman" w:cs="Times New Roman"/>
          <w:sz w:val="21"/>
          <w:szCs w:val="21"/>
        </w:rPr>
      </w:pPr>
      <w:r>
        <w:rPr>
          <w:rFonts w:ascii="Times New Roman" w:hAnsi="Times New Roman" w:cs="Times New Roman"/>
          <w:sz w:val="21"/>
          <w:szCs w:val="21"/>
        </w:rPr>
        <w:t>Migrate identified workloads</w:t>
      </w:r>
      <w:ins w:id="121" w:author="Papu Bhattacharya" w:date="2019-12-29T15:21:00Z">
        <w:r w:rsidR="00106326">
          <w:rPr>
            <w:rFonts w:ascii="Times New Roman" w:hAnsi="Times New Roman" w:cs="Times New Roman"/>
            <w:sz w:val="21"/>
            <w:szCs w:val="21"/>
          </w:rPr>
          <w:t xml:space="preserve"> as per the approved architecture</w:t>
        </w:r>
      </w:ins>
    </w:p>
    <w:p w14:paraId="632DCAB3" w14:textId="55A28899" w:rsidR="00B05763" w:rsidRDefault="00B05763" w:rsidP="00442FFE">
      <w:pPr>
        <w:pStyle w:val="NoSpacing"/>
        <w:numPr>
          <w:ilvl w:val="1"/>
          <w:numId w:val="11"/>
        </w:numPr>
        <w:jc w:val="both"/>
        <w:rPr>
          <w:rFonts w:ascii="Times New Roman" w:hAnsi="Times New Roman" w:cs="Times New Roman"/>
          <w:sz w:val="21"/>
          <w:szCs w:val="21"/>
        </w:rPr>
      </w:pPr>
      <w:ins w:id="122" w:author="Papu Bhattacharya" w:date="2019-12-29T15:30:00Z">
        <w:r>
          <w:rPr>
            <w:rFonts w:ascii="Times New Roman" w:hAnsi="Times New Roman" w:cs="Times New Roman"/>
            <w:sz w:val="21"/>
            <w:szCs w:val="21"/>
          </w:rPr>
          <w:lastRenderedPageBreak/>
          <w:t xml:space="preserve">Provision all the monitoring </w:t>
        </w:r>
      </w:ins>
      <w:ins w:id="123" w:author="Papu Bhattacharya" w:date="2019-12-29T15:31:00Z">
        <w:r>
          <w:rPr>
            <w:rFonts w:ascii="Times New Roman" w:hAnsi="Times New Roman" w:cs="Times New Roman"/>
            <w:sz w:val="21"/>
            <w:szCs w:val="21"/>
          </w:rPr>
          <w:t xml:space="preserve">and operation automations </w:t>
        </w:r>
      </w:ins>
      <w:ins w:id="124" w:author="Papu Bhattacharya" w:date="2019-12-29T15:32:00Z">
        <w:r>
          <w:rPr>
            <w:rFonts w:ascii="Times New Roman" w:hAnsi="Times New Roman" w:cs="Times New Roman"/>
            <w:sz w:val="21"/>
            <w:szCs w:val="21"/>
          </w:rPr>
          <w:t xml:space="preserve">required </w:t>
        </w:r>
      </w:ins>
      <w:ins w:id="125" w:author="Papu Bhattacharya" w:date="2019-12-29T15:31:00Z">
        <w:r>
          <w:rPr>
            <w:rFonts w:ascii="Times New Roman" w:hAnsi="Times New Roman" w:cs="Times New Roman"/>
            <w:sz w:val="21"/>
            <w:szCs w:val="21"/>
          </w:rPr>
          <w:t>as specified in target architecture</w:t>
        </w:r>
      </w:ins>
    </w:p>
    <w:p w14:paraId="68E521BC" w14:textId="41E816DF" w:rsidR="00442FFE" w:rsidRDefault="00442FFE" w:rsidP="00442FFE">
      <w:pPr>
        <w:pStyle w:val="NoSpacing"/>
        <w:numPr>
          <w:ilvl w:val="1"/>
          <w:numId w:val="11"/>
        </w:numPr>
        <w:jc w:val="both"/>
        <w:rPr>
          <w:ins w:id="126" w:author="Papu Bhattacharya" w:date="2019-12-29T19:50:00Z"/>
          <w:rFonts w:ascii="Times New Roman" w:hAnsi="Times New Roman" w:cs="Times New Roman"/>
          <w:sz w:val="21"/>
          <w:szCs w:val="21"/>
        </w:rPr>
      </w:pPr>
      <w:r>
        <w:rPr>
          <w:rFonts w:ascii="Times New Roman" w:hAnsi="Times New Roman" w:cs="Times New Roman"/>
          <w:sz w:val="21"/>
          <w:szCs w:val="21"/>
        </w:rPr>
        <w:t xml:space="preserve">Assist the Customer </w:t>
      </w:r>
      <w:r w:rsidR="0054185B">
        <w:rPr>
          <w:rFonts w:ascii="Times New Roman" w:hAnsi="Times New Roman" w:cs="Times New Roman"/>
          <w:sz w:val="21"/>
          <w:szCs w:val="21"/>
        </w:rPr>
        <w:t>with final cutover of the workloads</w:t>
      </w:r>
    </w:p>
    <w:p w14:paraId="7FC2403A" w14:textId="57423F4F" w:rsidR="000359A8" w:rsidRDefault="000359A8" w:rsidP="00442FFE">
      <w:pPr>
        <w:pStyle w:val="NoSpacing"/>
        <w:numPr>
          <w:ilvl w:val="1"/>
          <w:numId w:val="11"/>
        </w:numPr>
        <w:jc w:val="both"/>
        <w:rPr>
          <w:ins w:id="127" w:author="Papu Bhattacharya" w:date="2019-12-29T15:51:00Z"/>
          <w:rFonts w:ascii="Times New Roman" w:hAnsi="Times New Roman" w:cs="Times New Roman"/>
          <w:sz w:val="21"/>
          <w:szCs w:val="21"/>
        </w:rPr>
      </w:pPr>
      <w:ins w:id="128" w:author="Papu Bhattacharya" w:date="2019-12-29T19:50:00Z">
        <w:r>
          <w:rPr>
            <w:rFonts w:ascii="Times New Roman" w:hAnsi="Times New Roman" w:cs="Times New Roman"/>
            <w:sz w:val="21"/>
            <w:szCs w:val="21"/>
          </w:rPr>
          <w:t>Run the security and compliance automation scripts to verify that everything confirm</w:t>
        </w:r>
      </w:ins>
      <w:ins w:id="129" w:author="Papu Bhattacharya" w:date="2019-12-29T19:51:00Z">
        <w:r>
          <w:rPr>
            <w:rFonts w:ascii="Times New Roman" w:hAnsi="Times New Roman" w:cs="Times New Roman"/>
            <w:sz w:val="21"/>
            <w:szCs w:val="21"/>
          </w:rPr>
          <w:t>s with customer required compliance standard.</w:t>
        </w:r>
      </w:ins>
    </w:p>
    <w:p w14:paraId="76CC627D" w14:textId="4A27E2AD" w:rsidR="00AA5B9C" w:rsidRDefault="00AA5B9C" w:rsidP="00442FFE">
      <w:pPr>
        <w:pStyle w:val="NoSpacing"/>
        <w:numPr>
          <w:ilvl w:val="1"/>
          <w:numId w:val="11"/>
        </w:numPr>
        <w:jc w:val="both"/>
        <w:rPr>
          <w:ins w:id="130" w:author="Papu Bhattacharya" w:date="2019-12-29T15:29:00Z"/>
          <w:rFonts w:ascii="Times New Roman" w:hAnsi="Times New Roman" w:cs="Times New Roman"/>
          <w:sz w:val="21"/>
          <w:szCs w:val="21"/>
        </w:rPr>
      </w:pPr>
      <w:ins w:id="131" w:author="Papu Bhattacharya" w:date="2019-12-29T15:51:00Z">
        <w:r>
          <w:rPr>
            <w:rFonts w:ascii="Times New Roman" w:hAnsi="Times New Roman" w:cs="Times New Roman"/>
            <w:sz w:val="21"/>
            <w:szCs w:val="21"/>
          </w:rPr>
          <w:t>Run acceptance tests a</w:t>
        </w:r>
      </w:ins>
      <w:ins w:id="132" w:author="Papu Bhattacharya" w:date="2019-12-29T15:52:00Z">
        <w:r>
          <w:rPr>
            <w:rFonts w:ascii="Times New Roman" w:hAnsi="Times New Roman" w:cs="Times New Roman"/>
            <w:sz w:val="21"/>
            <w:szCs w:val="21"/>
          </w:rPr>
          <w:t xml:space="preserve">s per the acceptance </w:t>
        </w:r>
      </w:ins>
      <w:ins w:id="133" w:author="Papu Bhattacharya" w:date="2019-12-29T19:56:00Z">
        <w:r w:rsidR="000829BB">
          <w:rPr>
            <w:rFonts w:ascii="Times New Roman" w:hAnsi="Times New Roman" w:cs="Times New Roman"/>
            <w:sz w:val="21"/>
            <w:szCs w:val="21"/>
          </w:rPr>
          <w:t>tests mentioned</w:t>
        </w:r>
      </w:ins>
      <w:ins w:id="134" w:author="Papu Bhattacharya" w:date="2019-12-29T15:51:00Z">
        <w:r>
          <w:rPr>
            <w:rFonts w:ascii="Times New Roman" w:hAnsi="Times New Roman" w:cs="Times New Roman"/>
            <w:sz w:val="21"/>
            <w:szCs w:val="21"/>
          </w:rPr>
          <w:t xml:space="preserve"> in</w:t>
        </w:r>
      </w:ins>
      <w:ins w:id="135" w:author="Papu Bhattacharya" w:date="2019-12-29T15:52:00Z">
        <w:r>
          <w:rPr>
            <w:rFonts w:ascii="Times New Roman" w:hAnsi="Times New Roman" w:cs="Times New Roman"/>
            <w:sz w:val="21"/>
            <w:szCs w:val="21"/>
          </w:rPr>
          <w:t xml:space="preserve"> </w:t>
        </w:r>
      </w:ins>
      <w:ins w:id="136" w:author="Papu Bhattacharya" w:date="2019-12-29T15:53:00Z">
        <w:r>
          <w:rPr>
            <w:rFonts w:ascii="Times New Roman" w:hAnsi="Times New Roman" w:cs="Times New Roman"/>
            <w:sz w:val="21"/>
            <w:szCs w:val="21"/>
          </w:rPr>
          <w:t>migration plan.</w:t>
        </w:r>
      </w:ins>
      <w:ins w:id="137" w:author="Papu Bhattacharya" w:date="2019-12-29T15:51:00Z">
        <w:r>
          <w:rPr>
            <w:rFonts w:ascii="Times New Roman" w:hAnsi="Times New Roman" w:cs="Times New Roman"/>
            <w:sz w:val="21"/>
            <w:szCs w:val="21"/>
          </w:rPr>
          <w:t xml:space="preserve"> </w:t>
        </w:r>
      </w:ins>
    </w:p>
    <w:p w14:paraId="1A6EF4EE" w14:textId="4A6BF43D" w:rsidR="00B05763" w:rsidRDefault="00B05763" w:rsidP="00442FFE">
      <w:pPr>
        <w:pStyle w:val="NoSpacing"/>
        <w:numPr>
          <w:ilvl w:val="1"/>
          <w:numId w:val="11"/>
        </w:numPr>
        <w:jc w:val="both"/>
        <w:rPr>
          <w:rFonts w:ascii="Times New Roman" w:hAnsi="Times New Roman" w:cs="Times New Roman"/>
          <w:sz w:val="21"/>
          <w:szCs w:val="21"/>
        </w:rPr>
      </w:pPr>
      <w:ins w:id="138" w:author="Papu Bhattacharya" w:date="2019-12-29T15:33:00Z">
        <w:r>
          <w:rPr>
            <w:rFonts w:ascii="Times New Roman" w:hAnsi="Times New Roman" w:cs="Times New Roman"/>
            <w:sz w:val="21"/>
            <w:szCs w:val="21"/>
          </w:rPr>
          <w:t xml:space="preserve">Training and </w:t>
        </w:r>
      </w:ins>
      <w:ins w:id="139" w:author="Papu Bhattacharya" w:date="2019-12-29T15:34:00Z">
        <w:r w:rsidR="00CB3469">
          <w:rPr>
            <w:rFonts w:ascii="Times New Roman" w:hAnsi="Times New Roman" w:cs="Times New Roman"/>
            <w:sz w:val="21"/>
            <w:szCs w:val="21"/>
          </w:rPr>
          <w:t xml:space="preserve">Knowledge </w:t>
        </w:r>
      </w:ins>
      <w:ins w:id="140" w:author="Papu Bhattacharya" w:date="2019-12-29T15:33:00Z">
        <w:r>
          <w:rPr>
            <w:rFonts w:ascii="Times New Roman" w:hAnsi="Times New Roman" w:cs="Times New Roman"/>
            <w:sz w:val="21"/>
            <w:szCs w:val="21"/>
          </w:rPr>
          <w:t xml:space="preserve">Transition </w:t>
        </w:r>
      </w:ins>
      <w:ins w:id="141" w:author="Papu Bhattacharya" w:date="2019-12-29T15:35:00Z">
        <w:r w:rsidR="00CB3469">
          <w:rPr>
            <w:rFonts w:ascii="Times New Roman" w:hAnsi="Times New Roman" w:cs="Times New Roman"/>
            <w:sz w:val="21"/>
            <w:szCs w:val="21"/>
          </w:rPr>
          <w:t>to customer so that they can manage the migrated workloads.</w:t>
        </w:r>
      </w:ins>
    </w:p>
    <w:p w14:paraId="45B9D728" w14:textId="1B9555EC" w:rsidR="0054185B" w:rsidRDefault="0054185B" w:rsidP="00442FFE">
      <w:pPr>
        <w:pStyle w:val="NoSpacing"/>
        <w:numPr>
          <w:ilvl w:val="1"/>
          <w:numId w:val="11"/>
        </w:numPr>
        <w:jc w:val="both"/>
        <w:rPr>
          <w:ins w:id="142" w:author="Papu Bhattacharya" w:date="2019-12-29T19:56:00Z"/>
          <w:rFonts w:ascii="Times New Roman" w:hAnsi="Times New Roman" w:cs="Times New Roman"/>
          <w:sz w:val="21"/>
          <w:szCs w:val="21"/>
        </w:rPr>
      </w:pPr>
      <w:r>
        <w:rPr>
          <w:rFonts w:ascii="Times New Roman" w:hAnsi="Times New Roman" w:cs="Times New Roman"/>
          <w:sz w:val="21"/>
          <w:szCs w:val="21"/>
        </w:rPr>
        <w:t>Review completed project</w:t>
      </w:r>
    </w:p>
    <w:p w14:paraId="3F12C057" w14:textId="77777777" w:rsidR="000829BB" w:rsidRDefault="000829BB" w:rsidP="000829BB">
      <w:pPr>
        <w:pStyle w:val="NoSpacing"/>
        <w:jc w:val="both"/>
        <w:rPr>
          <w:ins w:id="143" w:author="Papu Bhattacharya" w:date="2019-12-29T19:56:00Z"/>
          <w:rFonts w:ascii="Times New Roman" w:hAnsi="Times New Roman" w:cs="Times New Roman"/>
          <w:b/>
          <w:bCs/>
          <w:sz w:val="21"/>
          <w:szCs w:val="21"/>
        </w:rPr>
      </w:pPr>
    </w:p>
    <w:p w14:paraId="74536DC8" w14:textId="0E435389" w:rsidR="000829BB" w:rsidRPr="001F42B1" w:rsidRDefault="000829BB" w:rsidP="000829BB">
      <w:pPr>
        <w:pStyle w:val="NoSpacing"/>
        <w:jc w:val="both"/>
        <w:rPr>
          <w:ins w:id="144" w:author="Papu Bhattacharya" w:date="2019-12-29T19:56:00Z"/>
          <w:rFonts w:ascii="Times New Roman" w:hAnsi="Times New Roman" w:cs="Times New Roman"/>
          <w:b/>
          <w:bCs/>
          <w:sz w:val="21"/>
          <w:szCs w:val="21"/>
        </w:rPr>
      </w:pPr>
      <w:ins w:id="145" w:author="Papu Bhattacharya" w:date="2019-12-29T19:57:00Z">
        <w:r>
          <w:rPr>
            <w:rFonts w:ascii="Times New Roman" w:hAnsi="Times New Roman" w:cs="Times New Roman"/>
            <w:b/>
            <w:bCs/>
            <w:sz w:val="21"/>
            <w:szCs w:val="21"/>
          </w:rPr>
          <w:t xml:space="preserve">Data Flow Management </w:t>
        </w:r>
      </w:ins>
      <w:ins w:id="146" w:author="Papu Bhattacharya" w:date="2019-12-29T19:58:00Z">
        <w:r>
          <w:rPr>
            <w:rFonts w:ascii="Times New Roman" w:hAnsi="Times New Roman" w:cs="Times New Roman"/>
            <w:b/>
            <w:bCs/>
            <w:sz w:val="21"/>
            <w:szCs w:val="21"/>
          </w:rPr>
          <w:t>S</w:t>
        </w:r>
      </w:ins>
      <w:ins w:id="147" w:author="Papu Bhattacharya" w:date="2019-12-29T19:57:00Z">
        <w:r>
          <w:rPr>
            <w:rFonts w:ascii="Times New Roman" w:hAnsi="Times New Roman" w:cs="Times New Roman"/>
            <w:b/>
            <w:bCs/>
            <w:sz w:val="21"/>
            <w:szCs w:val="21"/>
          </w:rPr>
          <w:t>ervices outline</w:t>
        </w:r>
      </w:ins>
    </w:p>
    <w:p w14:paraId="3FA78B91" w14:textId="77777777" w:rsidR="000829BB" w:rsidRPr="00446EEC" w:rsidRDefault="000829BB" w:rsidP="000829BB">
      <w:pPr>
        <w:pStyle w:val="NoSpacing"/>
        <w:jc w:val="both"/>
        <w:rPr>
          <w:ins w:id="148" w:author="Papu Bhattacharya" w:date="2019-12-29T19:56:00Z"/>
          <w:rFonts w:ascii="Times New Roman" w:hAnsi="Times New Roman" w:cs="Times New Roman"/>
          <w:sz w:val="14"/>
          <w:szCs w:val="14"/>
        </w:rPr>
      </w:pPr>
    </w:p>
    <w:p w14:paraId="19A20189" w14:textId="61164A77" w:rsidR="000829BB" w:rsidRDefault="000829BB" w:rsidP="000829BB">
      <w:pPr>
        <w:pStyle w:val="NoSpacing"/>
        <w:numPr>
          <w:ilvl w:val="0"/>
          <w:numId w:val="46"/>
        </w:numPr>
        <w:jc w:val="both"/>
        <w:rPr>
          <w:ins w:id="149" w:author="Papu Bhattacharya" w:date="2019-12-29T19:56:00Z"/>
          <w:rFonts w:ascii="Times New Roman" w:hAnsi="Times New Roman" w:cs="Times New Roman"/>
          <w:sz w:val="21"/>
          <w:szCs w:val="21"/>
        </w:rPr>
      </w:pPr>
      <w:ins w:id="150" w:author="Papu Bhattacharya" w:date="2019-12-29T19:56:00Z">
        <w:r>
          <w:rPr>
            <w:rFonts w:ascii="Times New Roman" w:hAnsi="Times New Roman" w:cs="Times New Roman"/>
            <w:sz w:val="21"/>
            <w:szCs w:val="21"/>
          </w:rPr>
          <w:t xml:space="preserve">Work with Customer to identify the </w:t>
        </w:r>
      </w:ins>
      <w:ins w:id="151" w:author="Papu Bhattacharya" w:date="2019-12-29T19:59:00Z">
        <w:r>
          <w:rPr>
            <w:rFonts w:ascii="Times New Roman" w:hAnsi="Times New Roman" w:cs="Times New Roman"/>
            <w:sz w:val="21"/>
            <w:szCs w:val="21"/>
          </w:rPr>
          <w:t xml:space="preserve">all the Data Flows </w:t>
        </w:r>
      </w:ins>
      <w:ins w:id="152" w:author="Papu Bhattacharya" w:date="2019-12-29T20:00:00Z">
        <w:r>
          <w:rPr>
            <w:rFonts w:ascii="Times New Roman" w:hAnsi="Times New Roman" w:cs="Times New Roman"/>
            <w:sz w:val="21"/>
            <w:szCs w:val="21"/>
          </w:rPr>
          <w:t>involved,</w:t>
        </w:r>
      </w:ins>
      <w:ins w:id="153" w:author="Papu Bhattacharya" w:date="2019-12-29T19:59:00Z">
        <w:r>
          <w:rPr>
            <w:rFonts w:ascii="Times New Roman" w:hAnsi="Times New Roman" w:cs="Times New Roman"/>
            <w:sz w:val="21"/>
            <w:szCs w:val="21"/>
          </w:rPr>
          <w:t xml:space="preserve"> how to feed the data to target database from multiple </w:t>
        </w:r>
      </w:ins>
      <w:ins w:id="154" w:author="Papu Bhattacharya" w:date="2019-12-29T20:00:00Z">
        <w:r>
          <w:rPr>
            <w:rFonts w:ascii="Times New Roman" w:hAnsi="Times New Roman" w:cs="Times New Roman"/>
            <w:sz w:val="21"/>
            <w:szCs w:val="21"/>
          </w:rPr>
          <w:t>3</w:t>
        </w:r>
        <w:r w:rsidRPr="000829BB">
          <w:rPr>
            <w:rFonts w:ascii="Times New Roman" w:hAnsi="Times New Roman" w:cs="Times New Roman"/>
            <w:sz w:val="21"/>
            <w:szCs w:val="21"/>
            <w:vertAlign w:val="superscript"/>
            <w:rPrChange w:id="155" w:author="Papu Bhattacharya" w:date="2019-12-29T20:00:00Z">
              <w:rPr>
                <w:rFonts w:ascii="Times New Roman" w:hAnsi="Times New Roman" w:cs="Times New Roman"/>
                <w:sz w:val="21"/>
                <w:szCs w:val="21"/>
              </w:rPr>
            </w:rPrChange>
          </w:rPr>
          <w:t>rd</w:t>
        </w:r>
        <w:r>
          <w:rPr>
            <w:rFonts w:ascii="Times New Roman" w:hAnsi="Times New Roman" w:cs="Times New Roman"/>
            <w:sz w:val="21"/>
            <w:szCs w:val="21"/>
          </w:rPr>
          <w:t xml:space="preserve"> party providers</w:t>
        </w:r>
      </w:ins>
    </w:p>
    <w:p w14:paraId="5FF70DC1" w14:textId="342602E4" w:rsidR="000829BB" w:rsidRPr="001F42B1" w:rsidRDefault="000829BB" w:rsidP="000829BB">
      <w:pPr>
        <w:pStyle w:val="NoSpacing"/>
        <w:numPr>
          <w:ilvl w:val="0"/>
          <w:numId w:val="46"/>
        </w:numPr>
        <w:jc w:val="both"/>
        <w:rPr>
          <w:ins w:id="156" w:author="Papu Bhattacharya" w:date="2019-12-29T19:56:00Z"/>
          <w:rFonts w:ascii="Times New Roman" w:hAnsi="Times New Roman" w:cs="Times New Roman"/>
          <w:sz w:val="21"/>
          <w:szCs w:val="21"/>
        </w:rPr>
      </w:pPr>
      <w:ins w:id="157" w:author="Papu Bhattacharya" w:date="2019-12-29T19:56:00Z">
        <w:r>
          <w:rPr>
            <w:rFonts w:ascii="Times New Roman" w:hAnsi="Times New Roman" w:cs="Times New Roman"/>
            <w:sz w:val="21"/>
            <w:szCs w:val="21"/>
          </w:rPr>
          <w:t>Draft the Target Architecture diagram considering the</w:t>
        </w:r>
      </w:ins>
      <w:ins w:id="158" w:author="Papu Bhattacharya" w:date="2019-12-29T20:00:00Z">
        <w:r>
          <w:rPr>
            <w:rFonts w:ascii="Times New Roman" w:hAnsi="Times New Roman" w:cs="Times New Roman"/>
            <w:sz w:val="21"/>
            <w:szCs w:val="21"/>
          </w:rPr>
          <w:t xml:space="preserve"> Data ingestion/ Data Discovery /Data Governance / Data</w:t>
        </w:r>
      </w:ins>
      <w:ins w:id="159" w:author="Papu Bhattacharya" w:date="2019-12-29T19:56:00Z">
        <w:r>
          <w:rPr>
            <w:rFonts w:ascii="Times New Roman" w:hAnsi="Times New Roman" w:cs="Times New Roman"/>
            <w:sz w:val="21"/>
            <w:szCs w:val="21"/>
          </w:rPr>
          <w:t xml:space="preserve"> Security / </w:t>
        </w:r>
      </w:ins>
      <w:ins w:id="160" w:author="Papu Bhattacharya" w:date="2019-12-29T20:01:00Z">
        <w:r>
          <w:rPr>
            <w:rFonts w:ascii="Times New Roman" w:hAnsi="Times New Roman" w:cs="Times New Roman"/>
            <w:sz w:val="21"/>
            <w:szCs w:val="21"/>
          </w:rPr>
          <w:t xml:space="preserve">Data </w:t>
        </w:r>
      </w:ins>
      <w:ins w:id="161" w:author="Papu Bhattacharya" w:date="2019-12-29T19:56:00Z">
        <w:r>
          <w:rPr>
            <w:rFonts w:ascii="Times New Roman" w:hAnsi="Times New Roman" w:cs="Times New Roman"/>
            <w:sz w:val="21"/>
            <w:szCs w:val="21"/>
          </w:rPr>
          <w:t>Compliance / Backup / DR /Operations perspective.</w:t>
        </w:r>
      </w:ins>
    </w:p>
    <w:p w14:paraId="23D78C97" w14:textId="7C77A5EC" w:rsidR="000829BB" w:rsidRDefault="000829BB" w:rsidP="000829BB">
      <w:pPr>
        <w:pStyle w:val="NoSpacing"/>
        <w:numPr>
          <w:ilvl w:val="0"/>
          <w:numId w:val="46"/>
        </w:numPr>
        <w:jc w:val="both"/>
        <w:rPr>
          <w:ins w:id="162" w:author="Papu Bhattacharya" w:date="2019-12-29T19:56:00Z"/>
          <w:rFonts w:ascii="Times New Roman" w:hAnsi="Times New Roman" w:cs="Times New Roman"/>
          <w:sz w:val="21"/>
          <w:szCs w:val="21"/>
        </w:rPr>
      </w:pPr>
      <w:ins w:id="163" w:author="Papu Bhattacharya" w:date="2019-12-29T19:56:00Z">
        <w:r>
          <w:rPr>
            <w:rFonts w:ascii="Times New Roman" w:hAnsi="Times New Roman" w:cs="Times New Roman"/>
            <w:sz w:val="21"/>
            <w:szCs w:val="21"/>
          </w:rPr>
          <w:t xml:space="preserve">Review and finalize the Target Architecture / </w:t>
        </w:r>
      </w:ins>
      <w:ins w:id="164" w:author="Papu Bhattacharya" w:date="2019-12-29T20:01:00Z">
        <w:r>
          <w:rPr>
            <w:rFonts w:ascii="Times New Roman" w:hAnsi="Times New Roman" w:cs="Times New Roman"/>
            <w:sz w:val="21"/>
            <w:szCs w:val="21"/>
          </w:rPr>
          <w:t>Project Plan /</w:t>
        </w:r>
      </w:ins>
      <w:ins w:id="165" w:author="Papu Bhattacharya" w:date="2019-12-29T20:02:00Z">
        <w:r>
          <w:rPr>
            <w:rFonts w:ascii="Times New Roman" w:hAnsi="Times New Roman" w:cs="Times New Roman"/>
            <w:sz w:val="21"/>
            <w:szCs w:val="21"/>
          </w:rPr>
          <w:t xml:space="preserve"> Acceptance Test Plan</w:t>
        </w:r>
      </w:ins>
      <w:ins w:id="166" w:author="Papu Bhattacharya" w:date="2019-12-29T20:03:00Z">
        <w:r>
          <w:rPr>
            <w:rFonts w:ascii="Times New Roman" w:hAnsi="Times New Roman" w:cs="Times New Roman"/>
            <w:sz w:val="21"/>
            <w:szCs w:val="21"/>
          </w:rPr>
          <w:t xml:space="preserve"> for all data flows</w:t>
        </w:r>
      </w:ins>
    </w:p>
    <w:p w14:paraId="1F3950C7" w14:textId="0DC8629F" w:rsidR="000829BB" w:rsidRDefault="000829BB" w:rsidP="000829BB">
      <w:pPr>
        <w:pStyle w:val="NoSpacing"/>
        <w:numPr>
          <w:ilvl w:val="0"/>
          <w:numId w:val="46"/>
        </w:numPr>
        <w:jc w:val="both"/>
        <w:rPr>
          <w:ins w:id="167" w:author="Papu Bhattacharya" w:date="2019-12-29T19:56:00Z"/>
          <w:rFonts w:ascii="Times New Roman" w:hAnsi="Times New Roman" w:cs="Times New Roman"/>
          <w:sz w:val="21"/>
          <w:szCs w:val="21"/>
        </w:rPr>
      </w:pPr>
      <w:ins w:id="168" w:author="Papu Bhattacharya" w:date="2019-12-29T19:56:00Z">
        <w:r>
          <w:rPr>
            <w:rFonts w:ascii="Times New Roman" w:hAnsi="Times New Roman" w:cs="Times New Roman"/>
            <w:sz w:val="21"/>
            <w:szCs w:val="21"/>
          </w:rPr>
          <w:t>Provision the associated aws environment</w:t>
        </w:r>
      </w:ins>
      <w:ins w:id="169" w:author="Papu Bhattacharya" w:date="2019-12-29T20:03:00Z">
        <w:r>
          <w:rPr>
            <w:rFonts w:ascii="Times New Roman" w:hAnsi="Times New Roman" w:cs="Times New Roman"/>
            <w:sz w:val="21"/>
            <w:szCs w:val="21"/>
          </w:rPr>
          <w:t>, and services and any automation scripts</w:t>
        </w:r>
      </w:ins>
      <w:ins w:id="170" w:author="Papu Bhattacharya" w:date="2019-12-29T19:56:00Z">
        <w:r>
          <w:rPr>
            <w:rFonts w:ascii="Times New Roman" w:hAnsi="Times New Roman" w:cs="Times New Roman"/>
            <w:sz w:val="21"/>
            <w:szCs w:val="21"/>
          </w:rPr>
          <w:t xml:space="preserve"> with required compliance requirement</w:t>
        </w:r>
      </w:ins>
    </w:p>
    <w:p w14:paraId="6FC68CF3" w14:textId="77777777" w:rsidR="003C3DFF" w:rsidRDefault="000829BB" w:rsidP="003C3DFF">
      <w:pPr>
        <w:pStyle w:val="NoSpacing"/>
        <w:numPr>
          <w:ilvl w:val="0"/>
          <w:numId w:val="46"/>
        </w:numPr>
        <w:jc w:val="both"/>
        <w:rPr>
          <w:ins w:id="171" w:author="Papu Bhattacharya" w:date="2019-12-29T20:34:00Z"/>
          <w:rFonts w:ascii="Times New Roman" w:hAnsi="Times New Roman" w:cs="Times New Roman"/>
          <w:sz w:val="21"/>
          <w:szCs w:val="21"/>
        </w:rPr>
      </w:pPr>
      <w:ins w:id="172" w:author="Papu Bhattacharya" w:date="2019-12-29T20:04:00Z">
        <w:r>
          <w:rPr>
            <w:rFonts w:ascii="Times New Roman" w:hAnsi="Times New Roman" w:cs="Times New Roman"/>
            <w:sz w:val="21"/>
            <w:szCs w:val="21"/>
          </w:rPr>
          <w:t xml:space="preserve">Review and execute </w:t>
        </w:r>
      </w:ins>
      <w:ins w:id="173" w:author="Papu Bhattacharya" w:date="2019-12-29T20:33:00Z">
        <w:r w:rsidR="003C3DFF">
          <w:rPr>
            <w:rFonts w:ascii="Times New Roman" w:hAnsi="Times New Roman" w:cs="Times New Roman"/>
            <w:sz w:val="21"/>
            <w:szCs w:val="21"/>
          </w:rPr>
          <w:t>each of the data Flow as per the ATP</w:t>
        </w:r>
      </w:ins>
    </w:p>
    <w:p w14:paraId="5EA14F71" w14:textId="77777777" w:rsidR="003C3DFF" w:rsidRDefault="003C3DFF" w:rsidP="003C3DFF">
      <w:pPr>
        <w:pStyle w:val="NoSpacing"/>
        <w:numPr>
          <w:ilvl w:val="0"/>
          <w:numId w:val="46"/>
        </w:numPr>
        <w:jc w:val="both"/>
        <w:rPr>
          <w:ins w:id="174" w:author="Papu Bhattacharya" w:date="2019-12-29T20:34:00Z"/>
          <w:rFonts w:ascii="Times New Roman" w:hAnsi="Times New Roman" w:cs="Times New Roman"/>
          <w:sz w:val="21"/>
          <w:szCs w:val="21"/>
        </w:rPr>
      </w:pPr>
      <w:ins w:id="175" w:author="Papu Bhattacharya" w:date="2019-12-29T20:34:00Z">
        <w:r w:rsidRPr="003C3DFF">
          <w:rPr>
            <w:rFonts w:ascii="Times New Roman" w:hAnsi="Times New Roman" w:cs="Times New Roman"/>
            <w:sz w:val="21"/>
            <w:szCs w:val="21"/>
            <w:rPrChange w:id="176" w:author="Papu Bhattacharya" w:date="2019-12-29T20:34:00Z">
              <w:rPr>
                <w:rFonts w:ascii="Times New Roman" w:hAnsi="Times New Roman" w:cs="Times New Roman"/>
                <w:sz w:val="21"/>
                <w:szCs w:val="21"/>
              </w:rPr>
            </w:rPrChange>
          </w:rPr>
          <w:t>Provision all the monitoring and operation automations required as specified in target architecture</w:t>
        </w:r>
      </w:ins>
    </w:p>
    <w:p w14:paraId="7B000896" w14:textId="77777777" w:rsidR="003C3DFF" w:rsidRDefault="003C3DFF" w:rsidP="003C3DFF">
      <w:pPr>
        <w:pStyle w:val="NoSpacing"/>
        <w:numPr>
          <w:ilvl w:val="0"/>
          <w:numId w:val="46"/>
        </w:numPr>
        <w:jc w:val="both"/>
        <w:rPr>
          <w:ins w:id="177" w:author="Papu Bhattacharya" w:date="2019-12-29T20:34:00Z"/>
          <w:rFonts w:ascii="Times New Roman" w:hAnsi="Times New Roman" w:cs="Times New Roman"/>
          <w:sz w:val="21"/>
          <w:szCs w:val="21"/>
        </w:rPr>
      </w:pPr>
      <w:ins w:id="178" w:author="Papu Bhattacharya" w:date="2019-12-29T20:34:00Z">
        <w:r w:rsidRPr="003C3DFF">
          <w:rPr>
            <w:rFonts w:ascii="Times New Roman" w:hAnsi="Times New Roman" w:cs="Times New Roman"/>
            <w:sz w:val="21"/>
            <w:szCs w:val="21"/>
            <w:rPrChange w:id="179" w:author="Papu Bhattacharya" w:date="2019-12-29T20:34:00Z">
              <w:rPr>
                <w:rFonts w:ascii="Times New Roman" w:hAnsi="Times New Roman" w:cs="Times New Roman"/>
                <w:sz w:val="21"/>
                <w:szCs w:val="21"/>
              </w:rPr>
            </w:rPrChange>
          </w:rPr>
          <w:t>Run the security and compliance automation scripts to verify that everything confirms with customer required compliance standard.</w:t>
        </w:r>
      </w:ins>
    </w:p>
    <w:p w14:paraId="4029759D" w14:textId="7E060B04" w:rsidR="003C3DFF" w:rsidRDefault="003C3DFF" w:rsidP="003C3DFF">
      <w:pPr>
        <w:pStyle w:val="NoSpacing"/>
        <w:numPr>
          <w:ilvl w:val="0"/>
          <w:numId w:val="46"/>
        </w:numPr>
        <w:jc w:val="both"/>
        <w:rPr>
          <w:ins w:id="180" w:author="Papu Bhattacharya" w:date="2019-12-29T20:35:00Z"/>
          <w:rFonts w:ascii="Times New Roman" w:hAnsi="Times New Roman" w:cs="Times New Roman"/>
          <w:sz w:val="21"/>
          <w:szCs w:val="21"/>
        </w:rPr>
      </w:pPr>
      <w:ins w:id="181" w:author="Papu Bhattacharya" w:date="2019-12-29T20:34:00Z">
        <w:r w:rsidRPr="003C3DFF">
          <w:rPr>
            <w:rFonts w:ascii="Times New Roman" w:hAnsi="Times New Roman" w:cs="Times New Roman"/>
            <w:sz w:val="21"/>
            <w:szCs w:val="21"/>
            <w:rPrChange w:id="182" w:author="Papu Bhattacharya" w:date="2019-12-29T20:34:00Z">
              <w:rPr>
                <w:rFonts w:ascii="Times New Roman" w:hAnsi="Times New Roman" w:cs="Times New Roman"/>
                <w:sz w:val="21"/>
                <w:szCs w:val="21"/>
              </w:rPr>
            </w:rPrChange>
          </w:rPr>
          <w:t xml:space="preserve">Training and Knowledge Transition to customer so that they can manage the </w:t>
        </w:r>
      </w:ins>
      <w:ins w:id="183" w:author="Papu Bhattacharya" w:date="2019-12-29T20:35:00Z">
        <w:r>
          <w:rPr>
            <w:rFonts w:ascii="Times New Roman" w:hAnsi="Times New Roman" w:cs="Times New Roman"/>
            <w:sz w:val="21"/>
            <w:szCs w:val="21"/>
          </w:rPr>
          <w:t>implemented Data Flows</w:t>
        </w:r>
      </w:ins>
    </w:p>
    <w:p w14:paraId="49353985" w14:textId="7EB6A6C9" w:rsidR="003C3DFF" w:rsidRPr="003C3DFF" w:rsidRDefault="003C3DFF" w:rsidP="003C3DFF">
      <w:pPr>
        <w:pStyle w:val="NoSpacing"/>
        <w:numPr>
          <w:ilvl w:val="0"/>
          <w:numId w:val="46"/>
        </w:numPr>
        <w:jc w:val="both"/>
        <w:rPr>
          <w:ins w:id="184" w:author="Papu Bhattacharya" w:date="2019-12-29T20:35:00Z"/>
          <w:rFonts w:ascii="Times New Roman" w:hAnsi="Times New Roman" w:cs="Times New Roman"/>
          <w:sz w:val="21"/>
          <w:szCs w:val="21"/>
          <w:rPrChange w:id="185" w:author="Papu Bhattacharya" w:date="2019-12-29T20:35:00Z">
            <w:rPr>
              <w:ins w:id="186" w:author="Papu Bhattacharya" w:date="2019-12-29T20:35:00Z"/>
              <w:rFonts w:ascii="Times New Roman" w:hAnsi="Times New Roman" w:cs="Times New Roman"/>
              <w:sz w:val="21"/>
              <w:szCs w:val="21"/>
            </w:rPr>
          </w:rPrChange>
        </w:rPr>
        <w:pPrChange w:id="187" w:author="Papu Bhattacharya" w:date="2019-12-29T20:35:00Z">
          <w:pPr>
            <w:pStyle w:val="NoSpacing"/>
            <w:numPr>
              <w:ilvl w:val="1"/>
              <w:numId w:val="46"/>
            </w:numPr>
            <w:ind w:left="2160" w:hanging="360"/>
            <w:jc w:val="both"/>
          </w:pPr>
        </w:pPrChange>
      </w:pPr>
      <w:ins w:id="188" w:author="Papu Bhattacharya" w:date="2019-12-29T20:35:00Z">
        <w:r w:rsidRPr="003C3DFF">
          <w:rPr>
            <w:rFonts w:ascii="Times New Roman" w:hAnsi="Times New Roman" w:cs="Times New Roman"/>
            <w:sz w:val="21"/>
            <w:szCs w:val="21"/>
            <w:rPrChange w:id="189" w:author="Papu Bhattacharya" w:date="2019-12-29T20:35:00Z">
              <w:rPr>
                <w:rFonts w:ascii="Times New Roman" w:hAnsi="Times New Roman" w:cs="Times New Roman"/>
                <w:sz w:val="21"/>
                <w:szCs w:val="21"/>
              </w:rPr>
            </w:rPrChange>
          </w:rPr>
          <w:t>Review completed project</w:t>
        </w:r>
      </w:ins>
    </w:p>
    <w:p w14:paraId="4C742BAB" w14:textId="77777777" w:rsidR="003C3DFF" w:rsidRDefault="003C3DFF" w:rsidP="003C3DFF">
      <w:pPr>
        <w:pStyle w:val="NoSpacing"/>
        <w:ind w:left="1080"/>
        <w:jc w:val="both"/>
        <w:rPr>
          <w:ins w:id="190" w:author="Papu Bhattacharya" w:date="2019-12-29T19:56:00Z"/>
          <w:rFonts w:ascii="Times New Roman" w:hAnsi="Times New Roman" w:cs="Times New Roman"/>
          <w:sz w:val="21"/>
          <w:szCs w:val="21"/>
        </w:rPr>
        <w:pPrChange w:id="191" w:author="Papu Bhattacharya" w:date="2019-12-29T20:35:00Z">
          <w:pPr>
            <w:pStyle w:val="NoSpacing"/>
            <w:numPr>
              <w:numId w:val="46"/>
            </w:numPr>
            <w:ind w:left="1440" w:hanging="360"/>
            <w:jc w:val="both"/>
          </w:pPr>
        </w:pPrChange>
      </w:pPr>
    </w:p>
    <w:p w14:paraId="4B0E07F0" w14:textId="77777777" w:rsidR="000829BB" w:rsidRPr="00442FFE" w:rsidRDefault="000829BB" w:rsidP="000829BB">
      <w:pPr>
        <w:pStyle w:val="NoSpacing"/>
        <w:jc w:val="both"/>
        <w:rPr>
          <w:rFonts w:ascii="Times New Roman" w:hAnsi="Times New Roman" w:cs="Times New Roman"/>
          <w:sz w:val="21"/>
          <w:szCs w:val="21"/>
        </w:rPr>
        <w:pPrChange w:id="192" w:author="Papu Bhattacharya" w:date="2019-12-29T19:56:00Z">
          <w:pPr>
            <w:pStyle w:val="NoSpacing"/>
            <w:numPr>
              <w:ilvl w:val="1"/>
              <w:numId w:val="11"/>
            </w:numPr>
            <w:ind w:left="1440" w:hanging="360"/>
            <w:jc w:val="both"/>
          </w:pPr>
        </w:pPrChange>
      </w:pPr>
    </w:p>
    <w:p w14:paraId="004E86C6" w14:textId="634E8789" w:rsidR="006072D8" w:rsidRDefault="006072D8" w:rsidP="00840C0D">
      <w:pPr>
        <w:pStyle w:val="NoSpacing"/>
        <w:rPr>
          <w:rFonts w:ascii="Times New Roman" w:hAnsi="Times New Roman" w:cs="Times New Roman"/>
          <w:sz w:val="14"/>
          <w:szCs w:val="14"/>
        </w:rPr>
      </w:pPr>
    </w:p>
    <w:p w14:paraId="4B65626E" w14:textId="48E19CC7" w:rsidR="0054185B" w:rsidRDefault="0054185B" w:rsidP="00840C0D">
      <w:pPr>
        <w:pStyle w:val="NoSpacing"/>
        <w:rPr>
          <w:ins w:id="193" w:author="Papu Bhattacharya" w:date="2019-12-29T20:36:00Z"/>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15940D78" w14:textId="77777777" w:rsidR="003C3DFF" w:rsidRDefault="003C3DFF" w:rsidP="003C3DFF">
      <w:pPr>
        <w:pStyle w:val="NoSpacing"/>
        <w:jc w:val="both"/>
        <w:rPr>
          <w:ins w:id="194" w:author="Papu Bhattacharya" w:date="2019-12-29T20:37:00Z"/>
          <w:rFonts w:ascii="Times New Roman" w:hAnsi="Times New Roman" w:cs="Times New Roman"/>
          <w:b/>
          <w:sz w:val="21"/>
          <w:szCs w:val="21"/>
        </w:rPr>
      </w:pPr>
    </w:p>
    <w:p w14:paraId="19559F44" w14:textId="70309515" w:rsidR="003C3DFF" w:rsidRPr="0054185B" w:rsidRDefault="003C3DFF" w:rsidP="003C3DFF">
      <w:pPr>
        <w:pStyle w:val="NoSpacing"/>
        <w:jc w:val="both"/>
        <w:rPr>
          <w:moveTo w:id="195" w:author="Papu Bhattacharya" w:date="2019-12-29T20:36:00Z"/>
          <w:rFonts w:ascii="Times New Roman" w:hAnsi="Times New Roman" w:cs="Times New Roman"/>
          <w:b/>
          <w:sz w:val="21"/>
          <w:szCs w:val="21"/>
        </w:rPr>
      </w:pPr>
      <w:moveToRangeStart w:id="196" w:author="Papu Bhattacharya" w:date="2019-12-29T20:36:00Z" w:name="move28544235"/>
      <w:moveTo w:id="197" w:author="Papu Bhattacharya" w:date="2019-12-29T20:36:00Z">
        <w:r>
          <w:rPr>
            <w:rFonts w:ascii="Times New Roman" w:hAnsi="Times New Roman" w:cs="Times New Roman"/>
            <w:b/>
            <w:sz w:val="21"/>
            <w:szCs w:val="21"/>
          </w:rPr>
          <w:t xml:space="preserve">Migrate </w:t>
        </w:r>
        <w:del w:id="198" w:author="Papu Bhattacharya" w:date="2019-12-29T20:37:00Z">
          <w:r w:rsidDel="003C3DFF">
            <w:rPr>
              <w:rFonts w:ascii="Times New Roman" w:hAnsi="Times New Roman" w:cs="Times New Roman"/>
              <w:b/>
              <w:sz w:val="21"/>
              <w:szCs w:val="21"/>
            </w:rPr>
            <w:delText>and optimiz</w:delText>
          </w:r>
        </w:del>
      </w:moveTo>
      <w:ins w:id="199" w:author="Papu Bhattacharya" w:date="2019-12-29T20:37:00Z">
        <w:r>
          <w:rPr>
            <w:rFonts w:ascii="Times New Roman" w:hAnsi="Times New Roman" w:cs="Times New Roman"/>
            <w:b/>
            <w:sz w:val="21"/>
            <w:szCs w:val="21"/>
          </w:rPr>
          <w:t xml:space="preserve">the </w:t>
        </w:r>
      </w:ins>
      <w:moveTo w:id="200" w:author="Papu Bhattacharya" w:date="2019-12-29T20:36:00Z">
        <w:del w:id="201" w:author="Papu Bhattacharya" w:date="2019-12-29T20:37:00Z">
          <w:r w:rsidDel="003C3DFF">
            <w:rPr>
              <w:rFonts w:ascii="Times New Roman" w:hAnsi="Times New Roman" w:cs="Times New Roman"/>
              <w:b/>
              <w:sz w:val="21"/>
              <w:szCs w:val="21"/>
            </w:rPr>
            <w:delText xml:space="preserve">e </w:delText>
          </w:r>
        </w:del>
        <w:r>
          <w:rPr>
            <w:rFonts w:ascii="Times New Roman" w:hAnsi="Times New Roman" w:cs="Times New Roman"/>
            <w:b/>
            <w:sz w:val="21"/>
            <w:szCs w:val="21"/>
          </w:rPr>
          <w:t xml:space="preserve">existing </w:t>
        </w:r>
        <w:del w:id="202" w:author="Papu Bhattacharya" w:date="2019-12-29T20:37:00Z">
          <w:r w:rsidDel="003C3DFF">
            <w:rPr>
              <w:rFonts w:ascii="Times New Roman" w:hAnsi="Times New Roman" w:cs="Times New Roman"/>
              <w:b/>
              <w:sz w:val="21"/>
              <w:szCs w:val="21"/>
            </w:rPr>
            <w:delText>nine (9) virtual machines</w:delText>
          </w:r>
        </w:del>
      </w:moveTo>
      <w:ins w:id="203" w:author="Papu Bhattacharya" w:date="2019-12-29T20:37:00Z">
        <w:r>
          <w:rPr>
            <w:rFonts w:ascii="Times New Roman" w:hAnsi="Times New Roman" w:cs="Times New Roman"/>
            <w:b/>
            <w:sz w:val="21"/>
            <w:szCs w:val="21"/>
          </w:rPr>
          <w:t>MS SQL server environment</w:t>
        </w:r>
      </w:ins>
      <w:moveTo w:id="204" w:author="Papu Bhattacharya" w:date="2019-12-29T20:36:00Z">
        <w:r>
          <w:rPr>
            <w:rFonts w:ascii="Times New Roman" w:hAnsi="Times New Roman" w:cs="Times New Roman"/>
            <w:b/>
            <w:sz w:val="21"/>
            <w:szCs w:val="21"/>
          </w:rPr>
          <w:t xml:space="preserve"> to aws cloud</w:t>
        </w:r>
        <w:del w:id="205" w:author="Papu Bhattacharya" w:date="2019-12-29T20:38:00Z">
          <w:r w:rsidDel="003C3DFF">
            <w:rPr>
              <w:rFonts w:ascii="Times New Roman" w:hAnsi="Times New Roman" w:cs="Times New Roman"/>
              <w:b/>
              <w:sz w:val="21"/>
              <w:szCs w:val="21"/>
            </w:rPr>
            <w:delText xml:space="preserve"> to reduce operations, setup, and cost</w:delText>
          </w:r>
        </w:del>
        <w:r>
          <w:rPr>
            <w:rFonts w:ascii="Times New Roman" w:hAnsi="Times New Roman" w:cs="Times New Roman"/>
            <w:b/>
            <w:sz w:val="21"/>
            <w:szCs w:val="21"/>
          </w:rPr>
          <w:t xml:space="preserve">. The migration will primarily involve </w:t>
        </w:r>
        <w:del w:id="206" w:author="Papu Bhattacharya" w:date="2019-12-29T20:40:00Z">
          <w:r w:rsidDel="003C3DFF">
            <w:rPr>
              <w:rFonts w:ascii="Times New Roman" w:hAnsi="Times New Roman" w:cs="Times New Roman"/>
              <w:b/>
              <w:sz w:val="21"/>
              <w:szCs w:val="21"/>
            </w:rPr>
            <w:delText>MS-SQL Server</w:delText>
          </w:r>
        </w:del>
        <w:del w:id="207" w:author="Papu Bhattacharya" w:date="2019-12-29T20:39:00Z">
          <w:r w:rsidDel="003C3DFF">
            <w:rPr>
              <w:rFonts w:ascii="Times New Roman" w:hAnsi="Times New Roman" w:cs="Times New Roman"/>
              <w:b/>
              <w:sz w:val="21"/>
              <w:szCs w:val="21"/>
            </w:rPr>
            <w:delText>s, two (2) AD Domain Controllers, few Desktops, one (1) File Server, one (1) Terminal Server, one (1) Web Server and probably one (1) Application Server</w:delText>
          </w:r>
        </w:del>
      </w:moveTo>
      <w:ins w:id="208" w:author="Papu Bhattacharya" w:date="2019-12-29T20:40:00Z">
        <w:r>
          <w:rPr>
            <w:rFonts w:ascii="Times New Roman" w:hAnsi="Times New Roman" w:cs="Times New Roman"/>
            <w:b/>
            <w:sz w:val="21"/>
            <w:szCs w:val="21"/>
          </w:rPr>
          <w:t>their current MS SQL environment migrat</w:t>
        </w:r>
      </w:ins>
      <w:ins w:id="209" w:author="Papu Bhattacharya" w:date="2019-12-29T20:41:00Z">
        <w:r>
          <w:rPr>
            <w:rFonts w:ascii="Times New Roman" w:hAnsi="Times New Roman" w:cs="Times New Roman"/>
            <w:b/>
            <w:sz w:val="21"/>
            <w:szCs w:val="21"/>
          </w:rPr>
          <w:t>ion with specific security and compliance regulations:</w:t>
        </w:r>
      </w:ins>
    </w:p>
    <w:moveToRangeEnd w:id="196"/>
    <w:p w14:paraId="124866AC" w14:textId="7E9788EE" w:rsidR="003C3DFF" w:rsidRDefault="003C3DFF" w:rsidP="00840C0D">
      <w:pPr>
        <w:pStyle w:val="NoSpacing"/>
        <w:rPr>
          <w:ins w:id="210" w:author="Papu Bhattacharya" w:date="2019-12-29T20:36:00Z"/>
          <w:rFonts w:ascii="Times New Roman" w:hAnsi="Times New Roman" w:cs="Times New Roman"/>
          <w:sz w:val="21"/>
          <w:szCs w:val="21"/>
        </w:rPr>
      </w:pPr>
    </w:p>
    <w:p w14:paraId="2DC25EB9" w14:textId="6BE2FB24" w:rsidR="003C3DFF" w:rsidRPr="001518D4" w:rsidRDefault="003C3DFF" w:rsidP="003C3DFF">
      <w:pPr>
        <w:rPr>
          <w:ins w:id="211" w:author="Papu Bhattacharya" w:date="2019-12-29T20:36:00Z"/>
          <w:rFonts w:ascii="Times New Roman" w:hAnsi="Times New Roman" w:cs="Times New Roman"/>
          <w:sz w:val="21"/>
          <w:szCs w:val="21"/>
          <w:rPrChange w:id="212" w:author="Papu Bhattacharya" w:date="2019-12-29T21:45:00Z">
            <w:rPr>
              <w:ins w:id="213" w:author="Papu Bhattacharya" w:date="2019-12-29T20:36:00Z"/>
            </w:rPr>
          </w:rPrChange>
        </w:rPr>
      </w:pPr>
      <w:ins w:id="214" w:author="Papu Bhattacharya" w:date="2019-12-29T20:41:00Z">
        <w:r w:rsidRPr="001518D4">
          <w:rPr>
            <w:rFonts w:ascii="Times New Roman" w:hAnsi="Times New Roman" w:cs="Times New Roman"/>
            <w:sz w:val="21"/>
            <w:szCs w:val="21"/>
            <w:rPrChange w:id="215" w:author="Papu Bhattacharya" w:date="2019-12-29T21:45:00Z">
              <w:rPr/>
            </w:rPrChange>
          </w:rPr>
          <w:t xml:space="preserve">Their </w:t>
        </w:r>
      </w:ins>
      <w:ins w:id="216" w:author="Papu Bhattacharya" w:date="2019-12-29T20:36:00Z">
        <w:r w:rsidRPr="001518D4">
          <w:rPr>
            <w:rFonts w:ascii="Times New Roman" w:hAnsi="Times New Roman" w:cs="Times New Roman"/>
            <w:sz w:val="21"/>
            <w:szCs w:val="21"/>
            <w:rPrChange w:id="217" w:author="Papu Bhattacharya" w:date="2019-12-29T21:45:00Z">
              <w:rPr/>
            </w:rPrChange>
          </w:rPr>
          <w:t>Current SQL Environment:</w:t>
        </w:r>
      </w:ins>
    </w:p>
    <w:p w14:paraId="14B8A1AC" w14:textId="77777777" w:rsidR="003C3DFF" w:rsidRPr="001518D4" w:rsidRDefault="003C3DFF" w:rsidP="003C3DFF">
      <w:pPr>
        <w:rPr>
          <w:ins w:id="218" w:author="Papu Bhattacharya" w:date="2019-12-29T20:36:00Z"/>
          <w:rFonts w:ascii="Times New Roman" w:hAnsi="Times New Roman" w:cs="Times New Roman"/>
          <w:sz w:val="21"/>
          <w:szCs w:val="21"/>
          <w:rPrChange w:id="219" w:author="Papu Bhattacharya" w:date="2019-12-29T21:45:00Z">
            <w:rPr>
              <w:ins w:id="220" w:author="Papu Bhattacharya" w:date="2019-12-29T20:36:00Z"/>
            </w:rPr>
          </w:rPrChange>
        </w:rPr>
      </w:pPr>
      <w:ins w:id="221" w:author="Papu Bhattacharya" w:date="2019-12-29T20:36:00Z">
        <w:r w:rsidRPr="001518D4">
          <w:rPr>
            <w:rFonts w:ascii="Times New Roman" w:hAnsi="Times New Roman" w:cs="Times New Roman"/>
            <w:sz w:val="21"/>
            <w:szCs w:val="21"/>
            <w:rPrChange w:id="222" w:author="Papu Bhattacharya" w:date="2019-12-29T21:45:00Z">
              <w:rPr/>
            </w:rPrChange>
          </w:rPr>
          <w:t>Two SQL Servers, NY and Santa Monica</w:t>
        </w:r>
      </w:ins>
    </w:p>
    <w:p w14:paraId="0A1EFB62" w14:textId="77777777" w:rsidR="003C3DFF" w:rsidRPr="001518D4" w:rsidRDefault="003C3DFF" w:rsidP="003C3DFF">
      <w:pPr>
        <w:rPr>
          <w:ins w:id="223" w:author="Papu Bhattacharya" w:date="2019-12-29T20:36:00Z"/>
          <w:rFonts w:ascii="Times New Roman" w:hAnsi="Times New Roman" w:cs="Times New Roman"/>
          <w:sz w:val="21"/>
          <w:szCs w:val="21"/>
          <w:rPrChange w:id="224" w:author="Papu Bhattacharya" w:date="2019-12-29T21:45:00Z">
            <w:rPr>
              <w:ins w:id="225" w:author="Papu Bhattacharya" w:date="2019-12-29T20:36:00Z"/>
            </w:rPr>
          </w:rPrChange>
        </w:rPr>
      </w:pPr>
      <w:ins w:id="226" w:author="Papu Bhattacharya" w:date="2019-12-29T20:36:00Z">
        <w:r w:rsidRPr="001518D4">
          <w:rPr>
            <w:rFonts w:ascii="Times New Roman" w:hAnsi="Times New Roman" w:cs="Times New Roman"/>
            <w:sz w:val="21"/>
            <w:szCs w:val="21"/>
            <w:rPrChange w:id="227" w:author="Papu Bhattacharya" w:date="2019-12-29T21:45:00Z">
              <w:rPr/>
            </w:rPrChange>
          </w:rPr>
          <w:t>Currently 10 Databases</w:t>
        </w:r>
      </w:ins>
    </w:p>
    <w:p w14:paraId="619EA568" w14:textId="77777777" w:rsidR="003C3DFF" w:rsidRPr="001518D4" w:rsidRDefault="003C3DFF" w:rsidP="003C3DFF">
      <w:pPr>
        <w:pStyle w:val="ListParagraph"/>
        <w:numPr>
          <w:ilvl w:val="0"/>
          <w:numId w:val="47"/>
        </w:numPr>
        <w:spacing w:after="0" w:line="240" w:lineRule="auto"/>
        <w:contextualSpacing w:val="0"/>
        <w:rPr>
          <w:ins w:id="228" w:author="Papu Bhattacharya" w:date="2019-12-29T20:36:00Z"/>
          <w:rFonts w:ascii="Times New Roman" w:hAnsi="Times New Roman" w:cs="Times New Roman"/>
          <w:sz w:val="21"/>
          <w:szCs w:val="21"/>
          <w:rPrChange w:id="229" w:author="Papu Bhattacharya" w:date="2019-12-29T21:45:00Z">
            <w:rPr>
              <w:ins w:id="230" w:author="Papu Bhattacharya" w:date="2019-12-29T20:36:00Z"/>
            </w:rPr>
          </w:rPrChange>
        </w:rPr>
      </w:pPr>
      <w:ins w:id="231" w:author="Papu Bhattacharya" w:date="2019-12-29T20:36:00Z">
        <w:r w:rsidRPr="001518D4">
          <w:rPr>
            <w:rFonts w:ascii="Times New Roman" w:hAnsi="Times New Roman" w:cs="Times New Roman"/>
            <w:sz w:val="21"/>
            <w:szCs w:val="21"/>
            <w:rPrChange w:id="232" w:author="Papu Bhattacharya" w:date="2019-12-29T21:45:00Z">
              <w:rPr/>
            </w:rPrChange>
          </w:rPr>
          <w:t>A few are tiny  &lt;20MB</w:t>
        </w:r>
      </w:ins>
    </w:p>
    <w:p w14:paraId="1E3C7993" w14:textId="77777777" w:rsidR="003C3DFF" w:rsidRPr="001518D4" w:rsidRDefault="003C3DFF" w:rsidP="003C3DFF">
      <w:pPr>
        <w:pStyle w:val="ListParagraph"/>
        <w:numPr>
          <w:ilvl w:val="0"/>
          <w:numId w:val="47"/>
        </w:numPr>
        <w:spacing w:after="0" w:line="240" w:lineRule="auto"/>
        <w:contextualSpacing w:val="0"/>
        <w:rPr>
          <w:ins w:id="233" w:author="Papu Bhattacharya" w:date="2019-12-29T20:36:00Z"/>
          <w:rFonts w:ascii="Times New Roman" w:hAnsi="Times New Roman" w:cs="Times New Roman"/>
          <w:sz w:val="21"/>
          <w:szCs w:val="21"/>
          <w:rPrChange w:id="234" w:author="Papu Bhattacharya" w:date="2019-12-29T21:45:00Z">
            <w:rPr>
              <w:ins w:id="235" w:author="Papu Bhattacharya" w:date="2019-12-29T20:36:00Z"/>
            </w:rPr>
          </w:rPrChange>
        </w:rPr>
      </w:pPr>
      <w:ins w:id="236" w:author="Papu Bhattacharya" w:date="2019-12-29T20:36:00Z">
        <w:r w:rsidRPr="001518D4">
          <w:rPr>
            <w:rFonts w:ascii="Times New Roman" w:hAnsi="Times New Roman" w:cs="Times New Roman"/>
            <w:sz w:val="21"/>
            <w:szCs w:val="21"/>
            <w:rPrChange w:id="237" w:author="Papu Bhattacharya" w:date="2019-12-29T21:45:00Z">
              <w:rPr/>
            </w:rPrChange>
          </w:rPr>
          <w:t>A few range from 4-8 Gig</w:t>
        </w:r>
      </w:ins>
    </w:p>
    <w:p w14:paraId="1110BA5F" w14:textId="77777777" w:rsidR="003C3DFF" w:rsidRPr="001518D4" w:rsidRDefault="003C3DFF" w:rsidP="003C3DFF">
      <w:pPr>
        <w:pStyle w:val="ListParagraph"/>
        <w:numPr>
          <w:ilvl w:val="0"/>
          <w:numId w:val="47"/>
        </w:numPr>
        <w:spacing w:after="0" w:line="240" w:lineRule="auto"/>
        <w:contextualSpacing w:val="0"/>
        <w:rPr>
          <w:ins w:id="238" w:author="Papu Bhattacharya" w:date="2019-12-29T20:36:00Z"/>
          <w:rFonts w:ascii="Times New Roman" w:hAnsi="Times New Roman" w:cs="Times New Roman"/>
          <w:sz w:val="21"/>
          <w:szCs w:val="21"/>
          <w:rPrChange w:id="239" w:author="Papu Bhattacharya" w:date="2019-12-29T21:45:00Z">
            <w:rPr>
              <w:ins w:id="240" w:author="Papu Bhattacharya" w:date="2019-12-29T20:36:00Z"/>
            </w:rPr>
          </w:rPrChange>
        </w:rPr>
      </w:pPr>
      <w:ins w:id="241" w:author="Papu Bhattacharya" w:date="2019-12-29T20:36:00Z">
        <w:r w:rsidRPr="001518D4">
          <w:rPr>
            <w:rFonts w:ascii="Times New Roman" w:hAnsi="Times New Roman" w:cs="Times New Roman"/>
            <w:sz w:val="21"/>
            <w:szCs w:val="21"/>
            <w:rPrChange w:id="242" w:author="Papu Bhattacharya" w:date="2019-12-29T21:45:00Z">
              <w:rPr/>
            </w:rPrChange>
          </w:rPr>
          <w:t>Total of approx. 30 Gig</w:t>
        </w:r>
      </w:ins>
    </w:p>
    <w:p w14:paraId="49CA8A4E" w14:textId="77777777" w:rsidR="003C3DFF" w:rsidRPr="001518D4" w:rsidRDefault="003C3DFF" w:rsidP="003C3DFF">
      <w:pPr>
        <w:pStyle w:val="ListParagraph"/>
        <w:ind w:left="1080"/>
        <w:rPr>
          <w:ins w:id="243" w:author="Papu Bhattacharya" w:date="2019-12-29T20:36:00Z"/>
          <w:rFonts w:ascii="Times New Roman" w:hAnsi="Times New Roman" w:cs="Times New Roman"/>
          <w:sz w:val="21"/>
          <w:szCs w:val="21"/>
          <w:rPrChange w:id="244" w:author="Papu Bhattacharya" w:date="2019-12-29T21:45:00Z">
            <w:rPr>
              <w:ins w:id="245" w:author="Papu Bhattacharya" w:date="2019-12-29T20:36:00Z"/>
            </w:rPr>
          </w:rPrChange>
        </w:rPr>
      </w:pPr>
    </w:p>
    <w:p w14:paraId="7A28AA39" w14:textId="77777777" w:rsidR="003C3DFF" w:rsidRPr="001518D4" w:rsidRDefault="003C3DFF" w:rsidP="003C3DFF">
      <w:pPr>
        <w:rPr>
          <w:ins w:id="246" w:author="Papu Bhattacharya" w:date="2019-12-29T20:36:00Z"/>
          <w:rFonts w:ascii="Times New Roman" w:hAnsi="Times New Roman" w:cs="Times New Roman"/>
          <w:sz w:val="21"/>
          <w:szCs w:val="21"/>
          <w:rPrChange w:id="247" w:author="Papu Bhattacharya" w:date="2019-12-29T21:45:00Z">
            <w:rPr>
              <w:ins w:id="248" w:author="Papu Bhattacharya" w:date="2019-12-29T20:36:00Z"/>
            </w:rPr>
          </w:rPrChange>
        </w:rPr>
      </w:pPr>
      <w:ins w:id="249" w:author="Papu Bhattacharya" w:date="2019-12-29T20:36:00Z">
        <w:r w:rsidRPr="001518D4">
          <w:rPr>
            <w:rFonts w:ascii="Times New Roman" w:hAnsi="Times New Roman" w:cs="Times New Roman"/>
            <w:sz w:val="21"/>
            <w:szCs w:val="21"/>
            <w:rPrChange w:id="250" w:author="Papu Bhattacharya" w:date="2019-12-29T21:45:00Z">
              <w:rPr/>
            </w:rPrChange>
          </w:rPr>
          <w:t>Replication to NY over Redundant and Diverse VPN</w:t>
        </w:r>
      </w:ins>
    </w:p>
    <w:p w14:paraId="05174F63" w14:textId="77777777" w:rsidR="003C3DFF" w:rsidRPr="001518D4" w:rsidRDefault="003C3DFF" w:rsidP="003C3DFF">
      <w:pPr>
        <w:pStyle w:val="ListParagraph"/>
        <w:numPr>
          <w:ilvl w:val="0"/>
          <w:numId w:val="48"/>
        </w:numPr>
        <w:spacing w:after="0" w:line="240" w:lineRule="auto"/>
        <w:contextualSpacing w:val="0"/>
        <w:rPr>
          <w:ins w:id="251" w:author="Papu Bhattacharya" w:date="2019-12-29T20:36:00Z"/>
          <w:rFonts w:ascii="Times New Roman" w:hAnsi="Times New Roman" w:cs="Times New Roman"/>
          <w:sz w:val="21"/>
          <w:szCs w:val="21"/>
          <w:rPrChange w:id="252" w:author="Papu Bhattacharya" w:date="2019-12-29T21:45:00Z">
            <w:rPr>
              <w:ins w:id="253" w:author="Papu Bhattacharya" w:date="2019-12-29T20:36:00Z"/>
            </w:rPr>
          </w:rPrChange>
        </w:rPr>
      </w:pPr>
      <w:ins w:id="254" w:author="Papu Bhattacharya" w:date="2019-12-29T20:36:00Z">
        <w:r w:rsidRPr="001518D4">
          <w:rPr>
            <w:rFonts w:ascii="Times New Roman" w:hAnsi="Times New Roman" w:cs="Times New Roman"/>
            <w:sz w:val="21"/>
            <w:szCs w:val="21"/>
            <w:rPrChange w:id="255" w:author="Papu Bhattacharya" w:date="2019-12-29T21:45:00Z">
              <w:rPr/>
            </w:rPrChange>
          </w:rPr>
          <w:t>Via Log Shipping  (Interval 15 Min)</w:t>
        </w:r>
      </w:ins>
    </w:p>
    <w:p w14:paraId="6A4D340C" w14:textId="77777777" w:rsidR="003C3DFF" w:rsidRPr="001518D4" w:rsidRDefault="003C3DFF" w:rsidP="003C3DFF">
      <w:pPr>
        <w:pStyle w:val="ListParagraph"/>
        <w:numPr>
          <w:ilvl w:val="0"/>
          <w:numId w:val="48"/>
        </w:numPr>
        <w:spacing w:after="0" w:line="240" w:lineRule="auto"/>
        <w:contextualSpacing w:val="0"/>
        <w:rPr>
          <w:ins w:id="256" w:author="Papu Bhattacharya" w:date="2019-12-29T20:36:00Z"/>
          <w:rFonts w:ascii="Times New Roman" w:hAnsi="Times New Roman" w:cs="Times New Roman"/>
          <w:sz w:val="21"/>
          <w:szCs w:val="21"/>
          <w:rPrChange w:id="257" w:author="Papu Bhattacharya" w:date="2019-12-29T21:45:00Z">
            <w:rPr>
              <w:ins w:id="258" w:author="Papu Bhattacharya" w:date="2019-12-29T20:36:00Z"/>
            </w:rPr>
          </w:rPrChange>
        </w:rPr>
      </w:pPr>
      <w:ins w:id="259" w:author="Papu Bhattacharya" w:date="2019-12-29T20:36:00Z">
        <w:r w:rsidRPr="001518D4">
          <w:rPr>
            <w:rFonts w:ascii="Times New Roman" w:hAnsi="Times New Roman" w:cs="Times New Roman"/>
            <w:sz w:val="21"/>
            <w:szCs w:val="21"/>
            <w:rPrChange w:id="260" w:author="Papu Bhattacharya" w:date="2019-12-29T21:45:00Z">
              <w:rPr/>
            </w:rPrChange>
          </w:rPr>
          <w:t xml:space="preserve">Data Flow from 3rd party vendors </w:t>
        </w:r>
      </w:ins>
    </w:p>
    <w:p w14:paraId="2ED29B35" w14:textId="77777777" w:rsidR="003C3DFF" w:rsidRPr="001518D4" w:rsidRDefault="003C3DFF" w:rsidP="003C3DFF">
      <w:pPr>
        <w:rPr>
          <w:ins w:id="261" w:author="Papu Bhattacharya" w:date="2019-12-29T20:36:00Z"/>
          <w:rFonts w:ascii="Times New Roman" w:hAnsi="Times New Roman" w:cs="Times New Roman"/>
          <w:sz w:val="21"/>
          <w:szCs w:val="21"/>
          <w:rPrChange w:id="262" w:author="Papu Bhattacharya" w:date="2019-12-29T21:45:00Z">
            <w:rPr>
              <w:ins w:id="263" w:author="Papu Bhattacharya" w:date="2019-12-29T20:36:00Z"/>
            </w:rPr>
          </w:rPrChange>
        </w:rPr>
      </w:pPr>
      <w:ins w:id="264" w:author="Papu Bhattacharya" w:date="2019-12-29T20:36:00Z">
        <w:r w:rsidRPr="001518D4">
          <w:rPr>
            <w:rFonts w:ascii="Times New Roman" w:hAnsi="Times New Roman" w:cs="Times New Roman"/>
            <w:sz w:val="21"/>
            <w:szCs w:val="21"/>
            <w:rPrChange w:id="265" w:author="Papu Bhattacharya" w:date="2019-12-29T21:45:00Z">
              <w:rPr/>
            </w:rPrChange>
          </w:rPr>
          <w:t>State Street – Data Feed</w:t>
        </w:r>
      </w:ins>
    </w:p>
    <w:p w14:paraId="60991AD7" w14:textId="77777777" w:rsidR="003C3DFF" w:rsidRPr="001518D4" w:rsidRDefault="003C3DFF" w:rsidP="003C3DFF">
      <w:pPr>
        <w:rPr>
          <w:ins w:id="266" w:author="Papu Bhattacharya" w:date="2019-12-29T20:36:00Z"/>
          <w:rFonts w:ascii="Times New Roman" w:hAnsi="Times New Roman" w:cs="Times New Roman"/>
          <w:sz w:val="21"/>
          <w:szCs w:val="21"/>
          <w:rPrChange w:id="267" w:author="Papu Bhattacharya" w:date="2019-12-29T21:45:00Z">
            <w:rPr>
              <w:ins w:id="268" w:author="Papu Bhattacharya" w:date="2019-12-29T20:36:00Z"/>
            </w:rPr>
          </w:rPrChange>
        </w:rPr>
      </w:pPr>
      <w:ins w:id="269" w:author="Papu Bhattacharya" w:date="2019-12-29T20:36:00Z">
        <w:r w:rsidRPr="001518D4">
          <w:rPr>
            <w:rFonts w:ascii="Times New Roman" w:hAnsi="Times New Roman" w:cs="Times New Roman"/>
            <w:sz w:val="21"/>
            <w:szCs w:val="21"/>
            <w:rPrChange w:id="270" w:author="Papu Bhattacharya" w:date="2019-12-29T21:45:00Z">
              <w:rPr/>
            </w:rPrChange>
          </w:rPr>
          <w:t>Charles River – Data Feed</w:t>
        </w:r>
      </w:ins>
    </w:p>
    <w:p w14:paraId="6CA79B18" w14:textId="77777777" w:rsidR="003C3DFF" w:rsidRPr="001518D4" w:rsidRDefault="003C3DFF" w:rsidP="003C3DFF">
      <w:pPr>
        <w:rPr>
          <w:ins w:id="271" w:author="Papu Bhattacharya" w:date="2019-12-29T20:36:00Z"/>
          <w:rFonts w:ascii="Times New Roman" w:hAnsi="Times New Roman" w:cs="Times New Roman"/>
          <w:sz w:val="21"/>
          <w:szCs w:val="21"/>
          <w:rPrChange w:id="272" w:author="Papu Bhattacharya" w:date="2019-12-29T21:45:00Z">
            <w:rPr>
              <w:ins w:id="273" w:author="Papu Bhattacharya" w:date="2019-12-29T20:36:00Z"/>
            </w:rPr>
          </w:rPrChange>
        </w:rPr>
      </w:pPr>
    </w:p>
    <w:p w14:paraId="1850A02D" w14:textId="77777777" w:rsidR="003C3DFF" w:rsidRPr="001518D4" w:rsidRDefault="003C3DFF" w:rsidP="003C3DFF">
      <w:pPr>
        <w:rPr>
          <w:ins w:id="274" w:author="Papu Bhattacharya" w:date="2019-12-29T20:36:00Z"/>
          <w:rFonts w:ascii="Times New Roman" w:hAnsi="Times New Roman" w:cs="Times New Roman"/>
          <w:sz w:val="21"/>
          <w:szCs w:val="21"/>
          <w:rPrChange w:id="275" w:author="Papu Bhattacharya" w:date="2019-12-29T21:45:00Z">
            <w:rPr>
              <w:ins w:id="276" w:author="Papu Bhattacharya" w:date="2019-12-29T20:36:00Z"/>
            </w:rPr>
          </w:rPrChange>
        </w:rPr>
      </w:pPr>
      <w:ins w:id="277" w:author="Papu Bhattacharya" w:date="2019-12-29T20:36:00Z">
        <w:r w:rsidRPr="001518D4">
          <w:rPr>
            <w:rFonts w:ascii="Times New Roman" w:hAnsi="Times New Roman" w:cs="Times New Roman"/>
            <w:sz w:val="21"/>
            <w:szCs w:val="21"/>
            <w:rPrChange w:id="278" w:author="Papu Bhattacharya" w:date="2019-12-29T21:45:00Z">
              <w:rPr/>
            </w:rPrChange>
          </w:rPr>
          <w:t>Future State in AWS should be:</w:t>
        </w:r>
      </w:ins>
    </w:p>
    <w:p w14:paraId="681D8DED" w14:textId="77777777" w:rsidR="003C3DFF" w:rsidRPr="001518D4" w:rsidRDefault="003C3DFF" w:rsidP="003C3DFF">
      <w:pPr>
        <w:pStyle w:val="ListParagraph"/>
        <w:numPr>
          <w:ilvl w:val="0"/>
          <w:numId w:val="48"/>
        </w:numPr>
        <w:spacing w:after="0" w:line="240" w:lineRule="auto"/>
        <w:contextualSpacing w:val="0"/>
        <w:rPr>
          <w:ins w:id="279" w:author="Papu Bhattacharya" w:date="2019-12-29T20:36:00Z"/>
          <w:rFonts w:ascii="Times New Roman" w:hAnsi="Times New Roman" w:cs="Times New Roman"/>
          <w:sz w:val="21"/>
          <w:szCs w:val="21"/>
          <w:rPrChange w:id="280" w:author="Papu Bhattacharya" w:date="2019-12-29T21:45:00Z">
            <w:rPr>
              <w:ins w:id="281" w:author="Papu Bhattacharya" w:date="2019-12-29T20:36:00Z"/>
            </w:rPr>
          </w:rPrChange>
        </w:rPr>
      </w:pPr>
      <w:ins w:id="282" w:author="Papu Bhattacharya" w:date="2019-12-29T20:36:00Z">
        <w:r w:rsidRPr="001518D4">
          <w:rPr>
            <w:rFonts w:ascii="Times New Roman" w:hAnsi="Times New Roman" w:cs="Times New Roman"/>
            <w:sz w:val="21"/>
            <w:szCs w:val="21"/>
            <w:rPrChange w:id="283" w:author="Papu Bhattacharya" w:date="2019-12-29T21:45:00Z">
              <w:rPr/>
            </w:rPrChange>
          </w:rPr>
          <w:t xml:space="preserve">“Singular Data Model” </w:t>
        </w:r>
      </w:ins>
    </w:p>
    <w:p w14:paraId="50DAA40C" w14:textId="77777777" w:rsidR="003C3DFF" w:rsidRPr="001518D4" w:rsidRDefault="003C3DFF" w:rsidP="003C3DFF">
      <w:pPr>
        <w:pStyle w:val="ListParagraph"/>
        <w:numPr>
          <w:ilvl w:val="0"/>
          <w:numId w:val="48"/>
        </w:numPr>
        <w:spacing w:after="0" w:line="240" w:lineRule="auto"/>
        <w:contextualSpacing w:val="0"/>
        <w:rPr>
          <w:ins w:id="284" w:author="Papu Bhattacharya" w:date="2019-12-29T20:36:00Z"/>
          <w:rFonts w:ascii="Times New Roman" w:hAnsi="Times New Roman" w:cs="Times New Roman"/>
          <w:sz w:val="21"/>
          <w:szCs w:val="21"/>
          <w:rPrChange w:id="285" w:author="Papu Bhattacharya" w:date="2019-12-29T21:45:00Z">
            <w:rPr>
              <w:ins w:id="286" w:author="Papu Bhattacharya" w:date="2019-12-29T20:36:00Z"/>
            </w:rPr>
          </w:rPrChange>
        </w:rPr>
      </w:pPr>
      <w:ins w:id="287" w:author="Papu Bhattacharya" w:date="2019-12-29T20:36:00Z">
        <w:r w:rsidRPr="001518D4">
          <w:rPr>
            <w:rFonts w:ascii="Times New Roman" w:hAnsi="Times New Roman" w:cs="Times New Roman"/>
            <w:sz w:val="21"/>
            <w:szCs w:val="21"/>
            <w:rPrChange w:id="288" w:author="Papu Bhattacharya" w:date="2019-12-29T21:45:00Z">
              <w:rPr/>
            </w:rPrChange>
          </w:rPr>
          <w:t>5 (Fully Relational) Databases</w:t>
        </w:r>
      </w:ins>
    </w:p>
    <w:p w14:paraId="6ED4503A" w14:textId="77777777" w:rsidR="003C3DFF" w:rsidRPr="001518D4" w:rsidRDefault="003C3DFF" w:rsidP="003C3DFF">
      <w:pPr>
        <w:pStyle w:val="ListParagraph"/>
        <w:numPr>
          <w:ilvl w:val="0"/>
          <w:numId w:val="48"/>
        </w:numPr>
        <w:spacing w:after="0" w:line="240" w:lineRule="auto"/>
        <w:contextualSpacing w:val="0"/>
        <w:rPr>
          <w:ins w:id="289" w:author="Papu Bhattacharya" w:date="2019-12-29T20:36:00Z"/>
          <w:rFonts w:ascii="Times New Roman" w:hAnsi="Times New Roman" w:cs="Times New Roman"/>
          <w:sz w:val="21"/>
          <w:szCs w:val="21"/>
          <w:rPrChange w:id="290" w:author="Papu Bhattacharya" w:date="2019-12-29T21:45:00Z">
            <w:rPr>
              <w:ins w:id="291" w:author="Papu Bhattacharya" w:date="2019-12-29T20:36:00Z"/>
            </w:rPr>
          </w:rPrChange>
        </w:rPr>
      </w:pPr>
      <w:ins w:id="292" w:author="Papu Bhattacharya" w:date="2019-12-29T20:36:00Z">
        <w:r w:rsidRPr="001518D4">
          <w:rPr>
            <w:rFonts w:ascii="Times New Roman" w:hAnsi="Times New Roman" w:cs="Times New Roman"/>
            <w:sz w:val="21"/>
            <w:szCs w:val="21"/>
            <w:rPrChange w:id="293" w:author="Papu Bhattacharya" w:date="2019-12-29T21:45:00Z">
              <w:rPr/>
            </w:rPrChange>
          </w:rPr>
          <w:t>“Intertwined”</w:t>
        </w:r>
      </w:ins>
    </w:p>
    <w:p w14:paraId="40EF8518" w14:textId="020BCCA0" w:rsidR="001518D4" w:rsidRDefault="001518D4" w:rsidP="00840C0D">
      <w:pPr>
        <w:pStyle w:val="NoSpacing"/>
        <w:rPr>
          <w:ins w:id="294" w:author="Papu Bhattacharya" w:date="2019-12-29T22:05:00Z"/>
          <w:rFonts w:ascii="Times New Roman" w:hAnsi="Times New Roman" w:cs="Times New Roman"/>
          <w:sz w:val="21"/>
          <w:szCs w:val="21"/>
        </w:rPr>
      </w:pPr>
    </w:p>
    <w:p w14:paraId="19B5D9CA" w14:textId="7070CEAF" w:rsidR="00A07FF6" w:rsidRDefault="00A07FF6" w:rsidP="00840C0D">
      <w:pPr>
        <w:pStyle w:val="NoSpacing"/>
        <w:rPr>
          <w:ins w:id="295" w:author="Papu Bhattacharya" w:date="2019-12-29T22:05:00Z"/>
          <w:rFonts w:ascii="Times New Roman" w:hAnsi="Times New Roman" w:cs="Times New Roman"/>
          <w:sz w:val="21"/>
          <w:szCs w:val="21"/>
        </w:rPr>
      </w:pPr>
    </w:p>
    <w:p w14:paraId="32B5F82D" w14:textId="77777777" w:rsidR="00A07FF6" w:rsidRDefault="00A07FF6" w:rsidP="00840C0D">
      <w:pPr>
        <w:pStyle w:val="NoSpacing"/>
        <w:rPr>
          <w:ins w:id="296" w:author="Papu Bhattacharya" w:date="2019-12-29T21:45:00Z"/>
          <w:rFonts w:ascii="Times New Roman" w:hAnsi="Times New Roman" w:cs="Times New Roman"/>
          <w:sz w:val="21"/>
          <w:szCs w:val="21"/>
        </w:rPr>
      </w:pPr>
    </w:p>
    <w:p w14:paraId="166D185C" w14:textId="3D986635" w:rsidR="003C3DFF" w:rsidRDefault="001518D4" w:rsidP="00840C0D">
      <w:pPr>
        <w:pStyle w:val="NoSpacing"/>
        <w:rPr>
          <w:ins w:id="297" w:author="Papu Bhattacharya" w:date="2019-12-29T21:46:00Z"/>
          <w:rFonts w:ascii="Times New Roman" w:hAnsi="Times New Roman" w:cs="Times New Roman"/>
          <w:sz w:val="21"/>
          <w:szCs w:val="21"/>
        </w:rPr>
      </w:pPr>
      <w:ins w:id="298" w:author="Papu Bhattacharya" w:date="2019-12-29T21:44:00Z">
        <w:r>
          <w:rPr>
            <w:rFonts w:ascii="Times New Roman" w:hAnsi="Times New Roman" w:cs="Times New Roman"/>
            <w:sz w:val="21"/>
            <w:szCs w:val="21"/>
          </w:rPr>
          <w:t xml:space="preserve">It should </w:t>
        </w:r>
      </w:ins>
      <w:ins w:id="299" w:author="Papu Bhattacharya" w:date="2019-12-29T21:45:00Z">
        <w:r>
          <w:rPr>
            <w:rFonts w:ascii="Times New Roman" w:hAnsi="Times New Roman" w:cs="Times New Roman"/>
            <w:sz w:val="21"/>
            <w:szCs w:val="21"/>
          </w:rPr>
          <w:t xml:space="preserve">follow the AWS best practices and required security and compliance </w:t>
        </w:r>
      </w:ins>
      <w:ins w:id="300" w:author="Papu Bhattacharya" w:date="2019-12-29T21:46:00Z">
        <w:r>
          <w:rPr>
            <w:rFonts w:ascii="Times New Roman" w:hAnsi="Times New Roman" w:cs="Times New Roman"/>
            <w:sz w:val="21"/>
            <w:szCs w:val="21"/>
          </w:rPr>
          <w:t>guidelines, few stated below:</w:t>
        </w:r>
      </w:ins>
    </w:p>
    <w:p w14:paraId="1A95CFF4" w14:textId="00578F2C" w:rsidR="001518D4" w:rsidRDefault="001518D4" w:rsidP="00840C0D">
      <w:pPr>
        <w:pStyle w:val="NoSpacing"/>
        <w:rPr>
          <w:ins w:id="301" w:author="Papu Bhattacharya" w:date="2019-12-29T21:46:00Z"/>
          <w:rFonts w:ascii="Times New Roman" w:hAnsi="Times New Roman" w:cs="Times New Roman"/>
          <w:sz w:val="21"/>
          <w:szCs w:val="21"/>
        </w:rPr>
      </w:pPr>
    </w:p>
    <w:p w14:paraId="3AB11CF4" w14:textId="4419700A" w:rsidR="001518D4" w:rsidRDefault="001518D4" w:rsidP="001518D4">
      <w:pPr>
        <w:pStyle w:val="ListParagraph"/>
        <w:numPr>
          <w:ilvl w:val="0"/>
          <w:numId w:val="49"/>
        </w:numPr>
        <w:spacing w:after="0" w:line="240" w:lineRule="auto"/>
        <w:contextualSpacing w:val="0"/>
        <w:rPr>
          <w:ins w:id="302" w:author="Papu Bhattacharya" w:date="2019-12-29T21:47:00Z"/>
        </w:rPr>
      </w:pPr>
      <w:ins w:id="303" w:author="Papu Bhattacharya" w:date="2019-12-29T21:47:00Z">
        <w:r>
          <w:t>AWS best practices</w:t>
        </w:r>
        <w:r>
          <w:t xml:space="preserve"> </w:t>
        </w:r>
        <w:r>
          <w:t>include:</w:t>
        </w:r>
      </w:ins>
    </w:p>
    <w:p w14:paraId="37B08732" w14:textId="77777777" w:rsidR="001518D4" w:rsidRDefault="001518D4" w:rsidP="001518D4">
      <w:pPr>
        <w:pStyle w:val="ListParagraph"/>
        <w:numPr>
          <w:ilvl w:val="1"/>
          <w:numId w:val="49"/>
        </w:numPr>
        <w:spacing w:after="0" w:line="240" w:lineRule="auto"/>
        <w:contextualSpacing w:val="0"/>
        <w:rPr>
          <w:ins w:id="304" w:author="Papu Bhattacharya" w:date="2019-12-29T21:47:00Z"/>
        </w:rPr>
      </w:pPr>
      <w:ins w:id="305" w:author="Papu Bhattacharya" w:date="2019-12-29T21:47:00Z">
        <w:r>
          <w:t>The AWS well Architected Framework (</w:t>
        </w:r>
        <w:r>
          <w:fldChar w:fldCharType="begin"/>
        </w:r>
        <w:r>
          <w:instrText xml:space="preserve"> HYPERLINK "https://urldefense.com/v3/__https:/d1.awsstatic.com/whitepapers/architecture/AWS_Well-Architected_Framework.pdf__;!!PQdJhqbaV9Qm!Rx2FMCj1xkRXPvKpsLmX9nT6yzh6YKRA5vTgFlLYcm0pNCXE0hOwprOGPWXaOBF-2dc$" </w:instrText>
        </w:r>
        <w:r>
          <w:fldChar w:fldCharType="separate"/>
        </w:r>
        <w:r>
          <w:rPr>
            <w:rStyle w:val="Hyperlink"/>
          </w:rPr>
          <w:t>https://d1.awsstatic.com/whitepapers/architecture/AWS_Well-Architected_Framework.pdf</w:t>
        </w:r>
        <w:r>
          <w:fldChar w:fldCharType="end"/>
        </w:r>
        <w:r>
          <w:t>)</w:t>
        </w:r>
      </w:ins>
    </w:p>
    <w:p w14:paraId="0A3F58BE" w14:textId="77777777" w:rsidR="001518D4" w:rsidRDefault="001518D4" w:rsidP="001518D4">
      <w:pPr>
        <w:pStyle w:val="ListParagraph"/>
        <w:numPr>
          <w:ilvl w:val="1"/>
          <w:numId w:val="49"/>
        </w:numPr>
        <w:spacing w:after="0" w:line="240" w:lineRule="auto"/>
        <w:contextualSpacing w:val="0"/>
        <w:rPr>
          <w:ins w:id="306" w:author="Papu Bhattacharya" w:date="2019-12-29T21:47:00Z"/>
        </w:rPr>
      </w:pPr>
      <w:ins w:id="307" w:author="Papu Bhattacharya" w:date="2019-12-29T21:47:00Z">
        <w:r>
          <w:t>The AWS well Architected Security Pillar (</w:t>
        </w:r>
        <w:r>
          <w:fldChar w:fldCharType="begin"/>
        </w:r>
        <w:r>
          <w:instrText xml:space="preserve"> HYPERLINK "https://urldefense.com/v3/__https:/d1.awsstatic.com/whitepapers/architecture/AWS-Security-Pillar.pdf__;!!PQdJhqbaV9Qm!Rx2FMCj1xkRXPvKpsLmX9nT6yzh6YKRA5vTgFlLYcm0pNCXE0hOwprOGPWXaTWyU70E$" </w:instrText>
        </w:r>
        <w:r>
          <w:fldChar w:fldCharType="separate"/>
        </w:r>
        <w:r>
          <w:rPr>
            <w:rStyle w:val="Hyperlink"/>
          </w:rPr>
          <w:t>https://d1.awsstatic.com/whitepapers/architecture/AWS-Security-Pillar.pdf</w:t>
        </w:r>
        <w:r>
          <w:fldChar w:fldCharType="end"/>
        </w:r>
        <w:r>
          <w:t>)</w:t>
        </w:r>
      </w:ins>
    </w:p>
    <w:p w14:paraId="3B3C20C1" w14:textId="77777777" w:rsidR="001518D4" w:rsidRDefault="001518D4" w:rsidP="001518D4">
      <w:pPr>
        <w:pStyle w:val="ListParagraph"/>
        <w:numPr>
          <w:ilvl w:val="1"/>
          <w:numId w:val="49"/>
        </w:numPr>
        <w:spacing w:after="0" w:line="240" w:lineRule="auto"/>
        <w:contextualSpacing w:val="0"/>
        <w:rPr>
          <w:ins w:id="308" w:author="Papu Bhattacharya" w:date="2019-12-29T21:47:00Z"/>
        </w:rPr>
      </w:pPr>
      <w:ins w:id="309" w:author="Papu Bhattacharya" w:date="2019-12-29T21:47:00Z">
        <w:r>
          <w:t>The AWS Security Incident Response Guide (</w:t>
        </w:r>
        <w:r>
          <w:fldChar w:fldCharType="begin"/>
        </w:r>
        <w:r>
          <w:instrText xml:space="preserve"> HYPERLINK "https://urldefense.com/v3/__https:/d1.awsstatic.com/whitepapers/aws_security_incident_response.pdf?did=wp_card&amp;trk=wp_card__;!!PQdJhqbaV9Qm!Rx2FMCj1xkRXPvKpsLmX9nT6yzh6YKRA5vTgFlLYcm0pNCXE0hOwprOGPWXa_P5mCA4$" </w:instrText>
        </w:r>
        <w:r>
          <w:fldChar w:fldCharType="separate"/>
        </w:r>
        <w:r>
          <w:rPr>
            <w:rStyle w:val="Hyperlink"/>
          </w:rPr>
          <w:t>https://d1.awsstatic.com/whitepapers/aws_security_incident_response.pdf?did=wp_card&amp;trk=wp_card</w:t>
        </w:r>
        <w:r>
          <w:fldChar w:fldCharType="end"/>
        </w:r>
        <w:r>
          <w:t>)</w:t>
        </w:r>
      </w:ins>
    </w:p>
    <w:p w14:paraId="0CC15AA4" w14:textId="77777777" w:rsidR="001518D4" w:rsidRDefault="001518D4" w:rsidP="001518D4">
      <w:pPr>
        <w:pStyle w:val="ListParagraph"/>
        <w:numPr>
          <w:ilvl w:val="1"/>
          <w:numId w:val="49"/>
        </w:numPr>
        <w:spacing w:after="0" w:line="240" w:lineRule="auto"/>
        <w:contextualSpacing w:val="0"/>
        <w:rPr>
          <w:ins w:id="310" w:author="Papu Bhattacharya" w:date="2019-12-29T21:47:00Z"/>
        </w:rPr>
      </w:pPr>
      <w:ins w:id="311" w:author="Papu Bhattacharya" w:date="2019-12-29T21:47:00Z">
        <w:r>
          <w:t>The AWS Security Checklist (</w:t>
        </w:r>
        <w:r>
          <w:fldChar w:fldCharType="begin"/>
        </w:r>
        <w:r>
          <w:instrText xml:space="preserve"> HYPERLINK "https://urldefense.com/v3/__https:/d1.awsstatic.com/whitepapers/Security/AWS_Security_Checklist.pdf?did=wp_card&amp;trk=wp_card__;!!PQdJhqbaV9Qm!Rx2FMCj1xkRXPvKpsLmX9nT6yzh6YKRA5vTgFlLYcm0pNCXE0hOwprOGPWXakdQSXUA$" </w:instrText>
        </w:r>
        <w:r>
          <w:fldChar w:fldCharType="separate"/>
        </w:r>
        <w:r>
          <w:rPr>
            <w:rStyle w:val="Hyperlink"/>
          </w:rPr>
          <w:t>https://d1.awsstatic.com/whitepapers/Security/AWS_Security_Checklist.pdf?did=wp_card&amp;trk=wp_card</w:t>
        </w:r>
        <w:r>
          <w:fldChar w:fldCharType="end"/>
        </w:r>
        <w:r>
          <w:t>)</w:t>
        </w:r>
      </w:ins>
    </w:p>
    <w:p w14:paraId="70BF06D7" w14:textId="77777777" w:rsidR="001518D4" w:rsidRDefault="001518D4" w:rsidP="001518D4">
      <w:pPr>
        <w:pStyle w:val="ListParagraph"/>
        <w:numPr>
          <w:ilvl w:val="1"/>
          <w:numId w:val="49"/>
        </w:numPr>
        <w:spacing w:after="0" w:line="240" w:lineRule="auto"/>
        <w:contextualSpacing w:val="0"/>
        <w:rPr>
          <w:ins w:id="312" w:author="Papu Bhattacharya" w:date="2019-12-29T21:47:00Z"/>
        </w:rPr>
      </w:pPr>
      <w:ins w:id="313" w:author="Papu Bhattacharya" w:date="2019-12-29T21:47:00Z">
        <w:r>
          <w:t>AWS Security Best Practices (</w:t>
        </w:r>
        <w:r>
          <w:fldChar w:fldCharType="begin"/>
        </w:r>
        <w:r>
          <w:instrText xml:space="preserve"> HYPERLINK "https://urldefense.com/v3/__https:/d1.awsstatic.com/whitepapers/Security/AWS_Security_Best_Practices.pdf?did=wp_card&amp;trk=wp_card__;!!PQdJhqbaV9Qm!Rx2FMCj1xkRXPvKpsLmX9nT6yzh6YKRA5vTgFlLYcm0pNCXE0hOwprOGPWXasEAe9bs$" </w:instrText>
        </w:r>
        <w:r>
          <w:fldChar w:fldCharType="separate"/>
        </w:r>
        <w:r>
          <w:rPr>
            <w:rStyle w:val="Hyperlink"/>
          </w:rPr>
          <w:t>https://d1.awsstatic.com/whitepapers/Security/AWS_Security_Best_Practices.pdf?did=wp_card&amp;trk=wp_card</w:t>
        </w:r>
        <w:r>
          <w:fldChar w:fldCharType="end"/>
        </w:r>
        <w:r>
          <w:t>)</w:t>
        </w:r>
      </w:ins>
    </w:p>
    <w:p w14:paraId="6B7647F6" w14:textId="77777777" w:rsidR="001518D4" w:rsidRDefault="001518D4" w:rsidP="001518D4">
      <w:pPr>
        <w:pStyle w:val="ListParagraph"/>
        <w:numPr>
          <w:ilvl w:val="0"/>
          <w:numId w:val="49"/>
        </w:numPr>
        <w:spacing w:after="0" w:line="240" w:lineRule="auto"/>
        <w:contextualSpacing w:val="0"/>
        <w:rPr>
          <w:ins w:id="314" w:author="Papu Bhattacharya" w:date="2019-12-29T21:47:00Z"/>
        </w:rPr>
      </w:pPr>
      <w:ins w:id="315" w:author="Papu Bhattacharya" w:date="2019-12-29T21:47:00Z">
        <w:r>
          <w:t xml:space="preserve">The CIS – AWS benchmark should be the basis for configuring the AWS environment.  </w:t>
        </w:r>
      </w:ins>
    </w:p>
    <w:p w14:paraId="33B38AE6" w14:textId="77777777" w:rsidR="001518D4" w:rsidRDefault="001518D4" w:rsidP="001518D4">
      <w:pPr>
        <w:pStyle w:val="ListParagraph"/>
        <w:numPr>
          <w:ilvl w:val="0"/>
          <w:numId w:val="49"/>
        </w:numPr>
        <w:spacing w:after="0" w:line="240" w:lineRule="auto"/>
        <w:contextualSpacing w:val="0"/>
        <w:rPr>
          <w:ins w:id="316" w:author="Papu Bhattacharya" w:date="2019-12-29T21:47:00Z"/>
        </w:rPr>
      </w:pPr>
      <w:ins w:id="317" w:author="Papu Bhattacharya" w:date="2019-12-29T21:47:00Z">
        <w:r>
          <w:t>Access to AWS is the first key security control.  Two-factor authentication is a must for individual access to the AWS environment and must be enabled for all users</w:t>
        </w:r>
      </w:ins>
    </w:p>
    <w:p w14:paraId="09E46E01" w14:textId="77777777" w:rsidR="001518D4" w:rsidRDefault="001518D4" w:rsidP="001518D4">
      <w:pPr>
        <w:pStyle w:val="ListParagraph"/>
        <w:numPr>
          <w:ilvl w:val="0"/>
          <w:numId w:val="49"/>
        </w:numPr>
        <w:spacing w:after="0" w:line="240" w:lineRule="auto"/>
        <w:contextualSpacing w:val="0"/>
        <w:rPr>
          <w:ins w:id="318" w:author="Papu Bhattacharya" w:date="2019-12-29T21:47:00Z"/>
        </w:rPr>
      </w:pPr>
      <w:ins w:id="319" w:author="Papu Bhattacharya" w:date="2019-12-29T21:47:00Z">
        <w:r>
          <w:t>The root account should not be used except for emergencies (</w:t>
        </w:r>
        <w:r>
          <w:fldChar w:fldCharType="begin"/>
        </w:r>
        <w:r>
          <w:instrText xml:space="preserve"> HYPERLINK "https://urldefense.com/v3/__https:/docs.aws.amazon.com/IAM/latest/UserGuide/id_root-user.html__;!!PQdJhqbaV9Qm!Rx2FMCj1xkRXPvKpsLmX9nT6yzh6YKRA5vTgFlLYcm0pNCXE0hOwprOGPWXacTFUCuI$" </w:instrText>
        </w:r>
        <w:r>
          <w:fldChar w:fldCharType="separate"/>
        </w:r>
        <w:r>
          <w:rPr>
            <w:rStyle w:val="Hyperlink"/>
          </w:rPr>
          <w:t>https://docs.aws.amazon.com/IAM/latest/UserGuide/id_root-user.html</w:t>
        </w:r>
        <w:r>
          <w:fldChar w:fldCharType="end"/>
        </w:r>
        <w:r>
          <w:t>).</w:t>
        </w:r>
      </w:ins>
    </w:p>
    <w:p w14:paraId="1B5CC4AD" w14:textId="77777777" w:rsidR="001518D4" w:rsidRDefault="001518D4" w:rsidP="001518D4">
      <w:pPr>
        <w:pStyle w:val="ListParagraph"/>
        <w:numPr>
          <w:ilvl w:val="0"/>
          <w:numId w:val="49"/>
        </w:numPr>
        <w:spacing w:after="0" w:line="240" w:lineRule="auto"/>
        <w:contextualSpacing w:val="0"/>
        <w:rPr>
          <w:ins w:id="320" w:author="Papu Bhattacharya" w:date="2019-12-29T21:47:00Z"/>
        </w:rPr>
      </w:pPr>
      <w:ins w:id="321" w:author="Papu Bhattacharya" w:date="2019-12-29T21:47:00Z">
        <w:r>
          <w:t>All connections to AWS should be encrypted (TLS v. 1.2).</w:t>
        </w:r>
      </w:ins>
    </w:p>
    <w:p w14:paraId="50F1F00C" w14:textId="77777777" w:rsidR="001518D4" w:rsidRDefault="001518D4" w:rsidP="001518D4">
      <w:pPr>
        <w:pStyle w:val="ListParagraph"/>
        <w:numPr>
          <w:ilvl w:val="0"/>
          <w:numId w:val="49"/>
        </w:numPr>
        <w:spacing w:after="0" w:line="240" w:lineRule="auto"/>
        <w:contextualSpacing w:val="0"/>
        <w:rPr>
          <w:ins w:id="322" w:author="Papu Bhattacharya" w:date="2019-12-29T21:47:00Z"/>
        </w:rPr>
      </w:pPr>
      <w:ins w:id="323" w:author="Papu Bhattacharya" w:date="2019-12-29T21:47:00Z">
        <w:r>
          <w:t>IP address restrictions for connections to AWS should be used were available.</w:t>
        </w:r>
      </w:ins>
    </w:p>
    <w:p w14:paraId="6C92D5F9" w14:textId="77777777" w:rsidR="001518D4" w:rsidRDefault="001518D4" w:rsidP="001518D4">
      <w:pPr>
        <w:pStyle w:val="ListParagraph"/>
        <w:numPr>
          <w:ilvl w:val="0"/>
          <w:numId w:val="49"/>
        </w:numPr>
        <w:spacing w:after="0" w:line="240" w:lineRule="auto"/>
        <w:contextualSpacing w:val="0"/>
        <w:rPr>
          <w:ins w:id="324" w:author="Papu Bhattacharya" w:date="2019-12-29T21:47:00Z"/>
        </w:rPr>
      </w:pPr>
      <w:ins w:id="325" w:author="Papu Bhattacharya" w:date="2019-12-29T21:47:00Z">
        <w:r>
          <w:t>At rest encryption for all data should be the default (see KeyManagementProposal.docx attached).</w:t>
        </w:r>
      </w:ins>
    </w:p>
    <w:p w14:paraId="58279496" w14:textId="77777777" w:rsidR="001518D4" w:rsidRDefault="001518D4" w:rsidP="001518D4">
      <w:pPr>
        <w:pStyle w:val="ListParagraph"/>
        <w:numPr>
          <w:ilvl w:val="0"/>
          <w:numId w:val="49"/>
        </w:numPr>
        <w:spacing w:after="0" w:line="240" w:lineRule="auto"/>
        <w:contextualSpacing w:val="0"/>
        <w:rPr>
          <w:ins w:id="326" w:author="Papu Bhattacharya" w:date="2019-12-29T21:47:00Z"/>
        </w:rPr>
      </w:pPr>
      <w:ins w:id="327" w:author="Papu Bhattacharya" w:date="2019-12-29T21:47:00Z">
        <w:r>
          <w:t>Access keys to AWS services must be vigilantly protected.</w:t>
        </w:r>
      </w:ins>
    </w:p>
    <w:p w14:paraId="017C2453" w14:textId="77777777" w:rsidR="001518D4" w:rsidRDefault="001518D4" w:rsidP="001518D4">
      <w:pPr>
        <w:pStyle w:val="ListParagraph"/>
        <w:numPr>
          <w:ilvl w:val="0"/>
          <w:numId w:val="49"/>
        </w:numPr>
        <w:spacing w:after="0" w:line="240" w:lineRule="auto"/>
        <w:contextualSpacing w:val="0"/>
        <w:rPr>
          <w:ins w:id="328" w:author="Papu Bhattacharya" w:date="2019-12-29T21:47:00Z"/>
        </w:rPr>
      </w:pPr>
      <w:ins w:id="329" w:author="Papu Bhattacharya" w:date="2019-12-29T21:47:00Z">
        <w:r>
          <w:t>VPC Security Groups must be used where applicable.  Unnecessary ports should be closed.  SSH and RDP ports should not be used unless absolutely necessary (see AWS Systems Manager for details).</w:t>
        </w:r>
      </w:ins>
    </w:p>
    <w:p w14:paraId="128A31DD" w14:textId="77777777" w:rsidR="001518D4" w:rsidRDefault="001518D4" w:rsidP="001518D4">
      <w:pPr>
        <w:pStyle w:val="ListParagraph"/>
        <w:numPr>
          <w:ilvl w:val="0"/>
          <w:numId w:val="49"/>
        </w:numPr>
        <w:spacing w:after="0" w:line="240" w:lineRule="auto"/>
        <w:contextualSpacing w:val="0"/>
        <w:rPr>
          <w:ins w:id="330" w:author="Papu Bhattacharya" w:date="2019-12-29T21:47:00Z"/>
        </w:rPr>
      </w:pPr>
      <w:ins w:id="331" w:author="Papu Bhattacharya" w:date="2019-12-29T21:47:00Z">
        <w:r>
          <w:t>The paradigm of least privilege must be followed at all times.</w:t>
        </w:r>
      </w:ins>
    </w:p>
    <w:p w14:paraId="5AA7971E" w14:textId="77777777" w:rsidR="001518D4" w:rsidRDefault="001518D4" w:rsidP="001518D4">
      <w:pPr>
        <w:pStyle w:val="ListParagraph"/>
        <w:numPr>
          <w:ilvl w:val="0"/>
          <w:numId w:val="49"/>
        </w:numPr>
        <w:spacing w:after="0" w:line="240" w:lineRule="auto"/>
        <w:contextualSpacing w:val="0"/>
        <w:rPr>
          <w:ins w:id="332" w:author="Papu Bhattacharya" w:date="2019-12-29T21:47:00Z"/>
        </w:rPr>
      </w:pPr>
      <w:ins w:id="333" w:author="Papu Bhattacharya" w:date="2019-12-29T21:47:00Z">
        <w:r>
          <w:t>AWS-IAM and AWS resource policies must be strictly controlled and scrutinized.</w:t>
        </w:r>
      </w:ins>
    </w:p>
    <w:p w14:paraId="3A1C420F" w14:textId="77777777" w:rsidR="001518D4" w:rsidRDefault="001518D4" w:rsidP="00840C0D">
      <w:pPr>
        <w:pStyle w:val="NoSpacing"/>
        <w:rPr>
          <w:rFonts w:ascii="Times New Roman" w:hAnsi="Times New Roman" w:cs="Times New Roman"/>
          <w:sz w:val="21"/>
          <w:szCs w:val="21"/>
        </w:rPr>
      </w:pPr>
    </w:p>
    <w:p w14:paraId="6D82C54F" w14:textId="30BCFE42" w:rsidR="0054185B" w:rsidRPr="00446EEC" w:rsidRDefault="0054185B" w:rsidP="00840C0D">
      <w:pPr>
        <w:pStyle w:val="NoSpacing"/>
        <w:rPr>
          <w:rFonts w:ascii="Times New Roman" w:hAnsi="Times New Roman" w:cs="Times New Roman"/>
          <w:sz w:val="14"/>
          <w:szCs w:val="14"/>
        </w:rPr>
      </w:pPr>
    </w:p>
    <w:p w14:paraId="5D72EF6F" w14:textId="5615B1DF" w:rsidR="0054185B" w:rsidRPr="0054185B" w:rsidDel="003C3DFF" w:rsidRDefault="0054185B" w:rsidP="0054185B">
      <w:pPr>
        <w:pStyle w:val="NoSpacing"/>
        <w:jc w:val="both"/>
        <w:rPr>
          <w:moveFrom w:id="334" w:author="Papu Bhattacharya" w:date="2019-12-29T20:36:00Z"/>
          <w:rFonts w:ascii="Times New Roman" w:hAnsi="Times New Roman" w:cs="Times New Roman"/>
          <w:b/>
          <w:sz w:val="21"/>
          <w:szCs w:val="21"/>
        </w:rPr>
      </w:pPr>
      <w:moveFromRangeStart w:id="335" w:author="Papu Bhattacharya" w:date="2019-12-29T20:36:00Z" w:name="move28544235"/>
      <w:moveFrom w:id="336" w:author="Papu Bhattacharya" w:date="2019-12-29T20:36:00Z">
        <w:r w:rsidDel="003C3DFF">
          <w:rPr>
            <w:rFonts w:ascii="Times New Roman" w:hAnsi="Times New Roman" w:cs="Times New Roman"/>
            <w:b/>
            <w:sz w:val="21"/>
            <w:szCs w:val="21"/>
          </w:rPr>
          <w:t>Migrate and optimize existing nine (9) virtual machines to aws cloud to reduce operations, setup, and cost. The migration will primarily involve MS-SQL Servers, two (2) AD Domain Controllers, few Desktops, one (1) File Server, one (1) Terminal Server, one (1) Web Server and probably one (1) Application Server</w:t>
        </w:r>
      </w:moveFrom>
    </w:p>
    <w:moveFromRangeEnd w:id="335"/>
    <w:p w14:paraId="2059D13E" w14:textId="77777777" w:rsidR="0054185B" w:rsidRPr="0054185B" w:rsidRDefault="0054185B" w:rsidP="00840C0D">
      <w:pPr>
        <w:pStyle w:val="NoSpacing"/>
        <w:rPr>
          <w:rFonts w:ascii="Times New Roman" w:hAnsi="Times New Roman" w:cs="Times New Roman"/>
          <w:sz w:val="21"/>
          <w:szCs w:val="21"/>
        </w:rPr>
      </w:pPr>
    </w:p>
    <w:p w14:paraId="49959CF4" w14:textId="0634DD72" w:rsidR="006072D8" w:rsidRPr="00CD60F1" w:rsidRDefault="0054185B" w:rsidP="006072D8">
      <w:pPr>
        <w:pStyle w:val="Heading2"/>
        <w:numPr>
          <w:ilvl w:val="0"/>
          <w:numId w:val="11"/>
        </w:numPr>
        <w:rPr>
          <w:smallCaps/>
          <w:sz w:val="32"/>
          <w:szCs w:val="32"/>
        </w:rPr>
      </w:pPr>
      <w:bookmarkStart w:id="337" w:name="_Toc28618006"/>
      <w:r>
        <w:rPr>
          <w:smallCaps/>
          <w:sz w:val="32"/>
          <w:szCs w:val="32"/>
        </w:rPr>
        <w:t>Project Management &amp; Deliverables</w:t>
      </w:r>
      <w:bookmarkEnd w:id="337"/>
    </w:p>
    <w:p w14:paraId="0BB31C8D" w14:textId="77777777" w:rsidR="006072D8" w:rsidRPr="00FF7D5D" w:rsidRDefault="006072D8" w:rsidP="006072D8">
      <w:pPr>
        <w:pStyle w:val="NoSpacing"/>
        <w:jc w:val="both"/>
        <w:rPr>
          <w:rFonts w:ascii="Times New Roman" w:hAnsi="Times New Roman" w:cs="Times New Roman"/>
          <w:b/>
          <w:smallCaps/>
          <w:sz w:val="14"/>
          <w:szCs w:val="14"/>
        </w:rPr>
      </w:pPr>
    </w:p>
    <w:p w14:paraId="715B13E1" w14:textId="36B17278" w:rsidR="006072D8" w:rsidRDefault="0054185B"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SYNECTIKS Project Manager will schedule, coordinate and assist SYNECTIKS personnel assigned to the Cloud Migration Services Project. The Project Manager will communicate regularly with </w:t>
      </w:r>
      <w:r w:rsidR="007F1931">
        <w:rPr>
          <w:rFonts w:ascii="Times New Roman" w:hAnsi="Times New Roman" w:cs="Times New Roman"/>
          <w:sz w:val="21"/>
          <w:szCs w:val="21"/>
        </w:rPr>
        <w:t>SYNECTIKS personnel and be the single point of contact with the Customer’s assigned personnel to manage the project.</w:t>
      </w:r>
    </w:p>
    <w:p w14:paraId="50812701" w14:textId="05C24129" w:rsidR="007F1931" w:rsidRPr="00446EEC" w:rsidRDefault="007F1931" w:rsidP="006072D8">
      <w:pPr>
        <w:pStyle w:val="NoSpacing"/>
        <w:jc w:val="both"/>
        <w:rPr>
          <w:rFonts w:ascii="Times New Roman" w:hAnsi="Times New Roman" w:cs="Times New Roman"/>
          <w:sz w:val="14"/>
          <w:szCs w:val="14"/>
        </w:rPr>
      </w:pPr>
    </w:p>
    <w:p w14:paraId="084A75AC" w14:textId="09FE6428" w:rsidR="007F1931" w:rsidRDefault="007F1931" w:rsidP="006072D8">
      <w:pPr>
        <w:pStyle w:val="NoSpacing"/>
        <w:jc w:val="both"/>
        <w:rPr>
          <w:rFonts w:ascii="Times New Roman" w:hAnsi="Times New Roman" w:cs="Times New Roman"/>
          <w:sz w:val="21"/>
          <w:szCs w:val="21"/>
        </w:rPr>
      </w:pPr>
      <w:r>
        <w:rPr>
          <w:rFonts w:ascii="Times New Roman" w:hAnsi="Times New Roman" w:cs="Times New Roman"/>
          <w:sz w:val="21"/>
          <w:szCs w:val="21"/>
        </w:rPr>
        <w:t>The following tasks will be performed as part of the Cloud Migration Services.</w:t>
      </w:r>
    </w:p>
    <w:p w14:paraId="7F54FA3D" w14:textId="7A1100B3" w:rsidR="007F1931" w:rsidRPr="00446EEC" w:rsidRDefault="007F1931" w:rsidP="006072D8">
      <w:pPr>
        <w:pStyle w:val="NoSpacing"/>
        <w:jc w:val="both"/>
        <w:rPr>
          <w:rFonts w:ascii="Times New Roman" w:hAnsi="Times New Roman" w:cs="Times New Roman"/>
          <w:sz w:val="14"/>
          <w:szCs w:val="14"/>
        </w:rPr>
      </w:pPr>
    </w:p>
    <w:p w14:paraId="7954CDAF" w14:textId="5FDB81C8" w:rsidR="007F1931" w:rsidRPr="00FC3DBD" w:rsidRDefault="007F1931" w:rsidP="006072D8">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t>Project Management</w:t>
      </w:r>
    </w:p>
    <w:p w14:paraId="030ECD65" w14:textId="69EA5935" w:rsidR="007F1931" w:rsidRDefault="007F1931" w:rsidP="006072D8">
      <w:pPr>
        <w:pStyle w:val="NoSpacing"/>
        <w:jc w:val="both"/>
        <w:rPr>
          <w:rFonts w:ascii="Times New Roman" w:hAnsi="Times New Roman" w:cs="Times New Roman"/>
          <w:sz w:val="21"/>
          <w:szCs w:val="21"/>
        </w:rPr>
      </w:pPr>
    </w:p>
    <w:p w14:paraId="7B1D5217" w14:textId="642329A6"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14C0B173" w14:textId="63CBA93D" w:rsidR="007F1931" w:rsidRDefault="007F1931" w:rsidP="007F1931">
      <w:pPr>
        <w:pStyle w:val="NoSpacing"/>
        <w:numPr>
          <w:ilvl w:val="2"/>
          <w:numId w:val="11"/>
        </w:numPr>
        <w:jc w:val="both"/>
        <w:rPr>
          <w:rFonts w:ascii="Times New Roman" w:hAnsi="Times New Roman" w:cs="Times New Roman"/>
          <w:sz w:val="21"/>
          <w:szCs w:val="21"/>
        </w:rPr>
      </w:pPr>
      <w:r>
        <w:rPr>
          <w:rFonts w:ascii="Times New Roman" w:hAnsi="Times New Roman" w:cs="Times New Roman"/>
          <w:sz w:val="21"/>
          <w:szCs w:val="21"/>
        </w:rPr>
        <w:t>Review requisite documentation required for the Cloud Migration</w:t>
      </w:r>
    </w:p>
    <w:p w14:paraId="172865C6" w14:textId="74D5833B" w:rsidR="007F1931" w:rsidRDefault="007F1931" w:rsidP="007F1931">
      <w:pPr>
        <w:pStyle w:val="NoSpacing"/>
        <w:numPr>
          <w:ilvl w:val="2"/>
          <w:numId w:val="11"/>
        </w:numPr>
        <w:jc w:val="both"/>
        <w:rPr>
          <w:rFonts w:ascii="Times New Roman" w:hAnsi="Times New Roman" w:cs="Times New Roman"/>
          <w:sz w:val="21"/>
          <w:szCs w:val="21"/>
        </w:rPr>
      </w:pPr>
      <w:r>
        <w:rPr>
          <w:rFonts w:ascii="Times New Roman" w:hAnsi="Times New Roman" w:cs="Times New Roman"/>
          <w:sz w:val="21"/>
          <w:szCs w:val="21"/>
        </w:rPr>
        <w:t>Discuss objectives, and level of engagement required by various Customer business owners, IT staff and SYNECTIKS personnel</w:t>
      </w:r>
    </w:p>
    <w:p w14:paraId="2EE3239C" w14:textId="7748B170"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Create and maintain responsibility for the Project Plan/Schedule if needed</w:t>
      </w:r>
    </w:p>
    <w:p w14:paraId="3ACC18BD" w14:textId="485960EF"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Coordination of all SYNECTIKS resources required to complete the Project</w:t>
      </w:r>
    </w:p>
    <w:p w14:paraId="27E89D3F" w14:textId="57E5847C"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Provide Project status updates as needed</w:t>
      </w:r>
    </w:p>
    <w:p w14:paraId="55AE1CFA" w14:textId="1691C7E8"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calls as needed</w:t>
      </w:r>
    </w:p>
    <w:p w14:paraId="15A2713C" w14:textId="719FFC54"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5E6D24F7" w14:textId="4C5AA733" w:rsidR="007F1931" w:rsidRPr="00446EEC" w:rsidRDefault="007F1931" w:rsidP="006072D8">
      <w:pPr>
        <w:pStyle w:val="NoSpacing"/>
        <w:jc w:val="both"/>
        <w:rPr>
          <w:rFonts w:ascii="Times New Roman" w:hAnsi="Times New Roman" w:cs="Times New Roman"/>
          <w:sz w:val="14"/>
          <w:szCs w:val="14"/>
        </w:rPr>
      </w:pPr>
    </w:p>
    <w:p w14:paraId="4CCD37C1" w14:textId="28B72A3A" w:rsidR="007F1931" w:rsidRDefault="007F1931" w:rsidP="006072D8">
      <w:pPr>
        <w:pStyle w:val="NoSpacing"/>
        <w:jc w:val="both"/>
        <w:rPr>
          <w:rFonts w:ascii="Times New Roman" w:hAnsi="Times New Roman" w:cs="Times New Roman"/>
          <w:b/>
          <w:sz w:val="21"/>
          <w:szCs w:val="21"/>
        </w:rPr>
      </w:pPr>
      <w:r w:rsidRPr="00FC3DBD">
        <w:rPr>
          <w:rFonts w:ascii="Times New Roman Bold" w:hAnsi="Times New Roman Bold" w:cs="Times New Roman"/>
          <w:b/>
          <w:smallCaps/>
          <w:sz w:val="21"/>
          <w:szCs w:val="21"/>
        </w:rPr>
        <w:t xml:space="preserve">Migration </w:t>
      </w:r>
      <w:r w:rsidR="000A0154" w:rsidRPr="00FC3DBD">
        <w:rPr>
          <w:rFonts w:ascii="Times New Roman Bold" w:hAnsi="Times New Roman Bold" w:cs="Times New Roman"/>
          <w:b/>
          <w:smallCaps/>
          <w:sz w:val="21"/>
          <w:szCs w:val="21"/>
        </w:rPr>
        <w:t>Road Map &amp; Outcomes</w:t>
      </w:r>
    </w:p>
    <w:p w14:paraId="56493FD5" w14:textId="77777777" w:rsidR="000A0154" w:rsidRPr="00446EEC" w:rsidRDefault="000A0154" w:rsidP="000A0154">
      <w:pPr>
        <w:pStyle w:val="NoSpacing"/>
        <w:jc w:val="both"/>
        <w:rPr>
          <w:rFonts w:ascii="Times New Roman" w:hAnsi="Times New Roman" w:cs="Times New Roman"/>
          <w:sz w:val="14"/>
          <w:szCs w:val="14"/>
        </w:rPr>
      </w:pPr>
    </w:p>
    <w:p w14:paraId="259546E0" w14:textId="0D1430AC" w:rsidR="007F1931" w:rsidRPr="000D77BF" w:rsidRDefault="00293539" w:rsidP="007F1931">
      <w:pPr>
        <w:pStyle w:val="NoSpacing"/>
        <w:numPr>
          <w:ilvl w:val="0"/>
          <w:numId w:val="34"/>
        </w:numPr>
        <w:jc w:val="both"/>
        <w:rPr>
          <w:rFonts w:ascii="Times New Roman" w:hAnsi="Times New Roman" w:cs="Times New Roman"/>
          <w:b/>
          <w:sz w:val="21"/>
          <w:szCs w:val="21"/>
        </w:rPr>
      </w:pPr>
      <w:r w:rsidRPr="000D77BF">
        <w:rPr>
          <w:rFonts w:ascii="Times New Roman" w:hAnsi="Times New Roman" w:cs="Times New Roman"/>
          <w:b/>
          <w:smallCaps/>
          <w:sz w:val="21"/>
          <w:szCs w:val="21"/>
        </w:rPr>
        <w:t>P</w:t>
      </w:r>
      <w:r w:rsidR="00CB5620" w:rsidRPr="000D77BF">
        <w:rPr>
          <w:rFonts w:ascii="Times New Roman" w:hAnsi="Times New Roman" w:cs="Times New Roman"/>
          <w:b/>
          <w:smallCaps/>
          <w:sz w:val="21"/>
          <w:szCs w:val="21"/>
        </w:rPr>
        <w:t>hase</w:t>
      </w:r>
      <w:r w:rsidR="003D7AAD" w:rsidRPr="000D77BF">
        <w:rPr>
          <w:rFonts w:ascii="Times New Roman" w:hAnsi="Times New Roman" w:cs="Times New Roman"/>
          <w:b/>
          <w:sz w:val="21"/>
          <w:szCs w:val="21"/>
        </w:rPr>
        <w:t xml:space="preserve"> 1: </w:t>
      </w:r>
      <w:r w:rsidR="000A0154" w:rsidRPr="000D77BF">
        <w:rPr>
          <w:rFonts w:ascii="Times New Roman" w:hAnsi="Times New Roman" w:cs="Times New Roman"/>
          <w:b/>
          <w:sz w:val="21"/>
          <w:szCs w:val="21"/>
        </w:rPr>
        <w:t xml:space="preserve">Assessment &amp; </w:t>
      </w:r>
      <w:r w:rsidR="00744EE2" w:rsidRPr="000D77BF">
        <w:rPr>
          <w:rFonts w:ascii="Times New Roman" w:hAnsi="Times New Roman" w:cs="Times New Roman"/>
          <w:b/>
          <w:sz w:val="21"/>
          <w:szCs w:val="21"/>
        </w:rPr>
        <w:t>Discovery</w:t>
      </w:r>
      <w:r w:rsidR="000A0154" w:rsidRPr="000D77BF">
        <w:rPr>
          <w:rFonts w:ascii="Times New Roman" w:hAnsi="Times New Roman" w:cs="Times New Roman"/>
          <w:b/>
          <w:sz w:val="21"/>
          <w:szCs w:val="21"/>
        </w:rPr>
        <w:t xml:space="preserve"> – </w:t>
      </w:r>
      <w:del w:id="338" w:author="Papu Bhattacharya" w:date="2019-12-29T22:01:00Z">
        <w:r w:rsidR="000A0154" w:rsidRPr="000D77BF" w:rsidDel="00A07FF6">
          <w:rPr>
            <w:rFonts w:ascii="Times New Roman" w:hAnsi="Times New Roman" w:cs="Times New Roman"/>
            <w:b/>
            <w:sz w:val="21"/>
            <w:szCs w:val="21"/>
          </w:rPr>
          <w:delText>1</w:delText>
        </w:r>
        <w:r w:rsidRPr="000D77BF" w:rsidDel="00A07FF6">
          <w:rPr>
            <w:rFonts w:ascii="Times New Roman" w:hAnsi="Times New Roman" w:cs="Times New Roman"/>
            <w:b/>
            <w:sz w:val="21"/>
            <w:szCs w:val="21"/>
          </w:rPr>
          <w:delText>-</w:delText>
        </w:r>
      </w:del>
      <w:r w:rsidRPr="000D77BF">
        <w:rPr>
          <w:rFonts w:ascii="Times New Roman" w:hAnsi="Times New Roman" w:cs="Times New Roman"/>
          <w:b/>
          <w:sz w:val="21"/>
          <w:szCs w:val="21"/>
        </w:rPr>
        <w:t>2</w:t>
      </w:r>
      <w:r w:rsidR="000A0154" w:rsidRPr="000D77BF">
        <w:rPr>
          <w:rFonts w:ascii="Times New Roman" w:hAnsi="Times New Roman" w:cs="Times New Roman"/>
          <w:b/>
          <w:sz w:val="21"/>
          <w:szCs w:val="21"/>
        </w:rPr>
        <w:t xml:space="preserve"> Week</w:t>
      </w:r>
      <w:r w:rsidRPr="000D77BF">
        <w:rPr>
          <w:rFonts w:ascii="Times New Roman" w:hAnsi="Times New Roman" w:cs="Times New Roman"/>
          <w:b/>
          <w:sz w:val="21"/>
          <w:szCs w:val="21"/>
        </w:rPr>
        <w:t>s</w:t>
      </w:r>
    </w:p>
    <w:p w14:paraId="04F78C02" w14:textId="26C724CC" w:rsidR="000A0154" w:rsidRDefault="000A0154" w:rsidP="000A0154">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Details Assessment of the Current Workloads/Environment</w:t>
      </w:r>
    </w:p>
    <w:p w14:paraId="40DB7CF4" w14:textId="44F9B0D7" w:rsidR="00B27155" w:rsidRDefault="00B27155" w:rsidP="000A0154">
      <w:pPr>
        <w:pStyle w:val="NoSpacing"/>
        <w:numPr>
          <w:ilvl w:val="1"/>
          <w:numId w:val="34"/>
        </w:numPr>
        <w:jc w:val="both"/>
        <w:rPr>
          <w:ins w:id="339" w:author="Papu Bhattacharya" w:date="2019-12-29T21:49:00Z"/>
          <w:rFonts w:ascii="Times New Roman" w:hAnsi="Times New Roman" w:cs="Times New Roman"/>
          <w:sz w:val="21"/>
          <w:szCs w:val="21"/>
        </w:rPr>
      </w:pPr>
      <w:r>
        <w:rPr>
          <w:rFonts w:ascii="Times New Roman" w:hAnsi="Times New Roman" w:cs="Times New Roman"/>
          <w:sz w:val="21"/>
          <w:szCs w:val="21"/>
        </w:rPr>
        <w:t>Target System Architecture diagram</w:t>
      </w:r>
    </w:p>
    <w:p w14:paraId="3A020EAF" w14:textId="2DDFFEFB" w:rsidR="002D5EF9" w:rsidRDefault="002D5EF9" w:rsidP="000A0154">
      <w:pPr>
        <w:pStyle w:val="NoSpacing"/>
        <w:numPr>
          <w:ilvl w:val="1"/>
          <w:numId w:val="34"/>
        </w:numPr>
        <w:jc w:val="both"/>
        <w:rPr>
          <w:ins w:id="340" w:author="Papu Bhattacharya" w:date="2019-12-29T21:51:00Z"/>
          <w:rFonts w:ascii="Times New Roman" w:hAnsi="Times New Roman" w:cs="Times New Roman"/>
          <w:sz w:val="21"/>
          <w:szCs w:val="21"/>
        </w:rPr>
      </w:pPr>
      <w:ins w:id="341" w:author="Papu Bhattacharya" w:date="2019-12-29T21:49:00Z">
        <w:r>
          <w:rPr>
            <w:rFonts w:ascii="Times New Roman" w:hAnsi="Times New Roman" w:cs="Times New Roman"/>
            <w:sz w:val="21"/>
            <w:szCs w:val="21"/>
          </w:rPr>
          <w:t>Migration Plan</w:t>
        </w:r>
      </w:ins>
    </w:p>
    <w:p w14:paraId="0545C173" w14:textId="11BC0D72" w:rsidR="002D5EF9" w:rsidRDefault="002D5EF9" w:rsidP="000A0154">
      <w:pPr>
        <w:pStyle w:val="NoSpacing"/>
        <w:numPr>
          <w:ilvl w:val="1"/>
          <w:numId w:val="34"/>
        </w:numPr>
        <w:jc w:val="both"/>
        <w:rPr>
          <w:ins w:id="342" w:author="Papu Bhattacharya" w:date="2019-12-29T21:49:00Z"/>
          <w:rFonts w:ascii="Times New Roman" w:hAnsi="Times New Roman" w:cs="Times New Roman"/>
          <w:sz w:val="21"/>
          <w:szCs w:val="21"/>
        </w:rPr>
      </w:pPr>
      <w:ins w:id="343" w:author="Papu Bhattacharya" w:date="2019-12-29T21:51:00Z">
        <w:r>
          <w:rPr>
            <w:rFonts w:ascii="Times New Roman" w:hAnsi="Times New Roman" w:cs="Times New Roman"/>
            <w:sz w:val="21"/>
            <w:szCs w:val="21"/>
          </w:rPr>
          <w:t xml:space="preserve">Data Flow Automation specification – Associated services with details workflow diagram for each </w:t>
        </w:r>
      </w:ins>
      <w:ins w:id="344" w:author="Papu Bhattacharya" w:date="2019-12-29T21:54:00Z">
        <w:r>
          <w:rPr>
            <w:rFonts w:ascii="Times New Roman" w:hAnsi="Times New Roman" w:cs="Times New Roman"/>
            <w:sz w:val="21"/>
            <w:szCs w:val="21"/>
          </w:rPr>
          <w:t>workflow</w:t>
        </w:r>
      </w:ins>
    </w:p>
    <w:p w14:paraId="6765A9E1" w14:textId="5AEB89D8" w:rsidR="002D5EF9" w:rsidRDefault="002D5EF9" w:rsidP="000A0154">
      <w:pPr>
        <w:pStyle w:val="NoSpacing"/>
        <w:numPr>
          <w:ilvl w:val="1"/>
          <w:numId w:val="34"/>
        </w:numPr>
        <w:jc w:val="both"/>
        <w:rPr>
          <w:ins w:id="345" w:author="Papu Bhattacharya" w:date="2019-12-29T21:49:00Z"/>
          <w:rFonts w:ascii="Times New Roman" w:hAnsi="Times New Roman" w:cs="Times New Roman"/>
          <w:sz w:val="21"/>
          <w:szCs w:val="21"/>
        </w:rPr>
      </w:pPr>
      <w:ins w:id="346" w:author="Papu Bhattacharya" w:date="2019-12-29T21:49:00Z">
        <w:r>
          <w:rPr>
            <w:rFonts w:ascii="Times New Roman" w:hAnsi="Times New Roman" w:cs="Times New Roman"/>
            <w:sz w:val="21"/>
            <w:szCs w:val="21"/>
          </w:rPr>
          <w:t>Risk &amp; Contingency Plan</w:t>
        </w:r>
      </w:ins>
    </w:p>
    <w:p w14:paraId="287F28EE" w14:textId="09FE9FB5" w:rsidR="002D5EF9" w:rsidRDefault="002D5EF9" w:rsidP="000A0154">
      <w:pPr>
        <w:pStyle w:val="NoSpacing"/>
        <w:numPr>
          <w:ilvl w:val="1"/>
          <w:numId w:val="34"/>
        </w:numPr>
        <w:jc w:val="both"/>
        <w:rPr>
          <w:ins w:id="347" w:author="Papu Bhattacharya" w:date="2019-12-29T22:05:00Z"/>
          <w:rFonts w:ascii="Times New Roman" w:hAnsi="Times New Roman" w:cs="Times New Roman"/>
          <w:sz w:val="21"/>
          <w:szCs w:val="21"/>
        </w:rPr>
      </w:pPr>
      <w:ins w:id="348" w:author="Papu Bhattacharya" w:date="2019-12-29T21:49:00Z">
        <w:r>
          <w:rPr>
            <w:rFonts w:ascii="Times New Roman" w:hAnsi="Times New Roman" w:cs="Times New Roman"/>
            <w:sz w:val="21"/>
            <w:szCs w:val="21"/>
          </w:rPr>
          <w:t>Security / Compliance</w:t>
        </w:r>
      </w:ins>
      <w:ins w:id="349" w:author="Papu Bhattacharya" w:date="2019-12-29T21:50:00Z">
        <w:r>
          <w:rPr>
            <w:rFonts w:ascii="Times New Roman" w:hAnsi="Times New Roman" w:cs="Times New Roman"/>
            <w:sz w:val="21"/>
            <w:szCs w:val="21"/>
          </w:rPr>
          <w:t xml:space="preserve"> / Operation Automation specifications</w:t>
        </w:r>
      </w:ins>
    </w:p>
    <w:p w14:paraId="08418F91" w14:textId="63968959" w:rsidR="00A07FF6" w:rsidRDefault="00A07FF6" w:rsidP="000A0154">
      <w:pPr>
        <w:pStyle w:val="NoSpacing"/>
        <w:numPr>
          <w:ilvl w:val="1"/>
          <w:numId w:val="34"/>
        </w:numPr>
        <w:jc w:val="both"/>
        <w:rPr>
          <w:rFonts w:ascii="Times New Roman" w:hAnsi="Times New Roman" w:cs="Times New Roman"/>
          <w:sz w:val="21"/>
          <w:szCs w:val="21"/>
        </w:rPr>
      </w:pPr>
      <w:ins w:id="350" w:author="Papu Bhattacharya" w:date="2019-12-29T22:05:00Z">
        <w:r>
          <w:rPr>
            <w:rFonts w:ascii="Times New Roman" w:hAnsi="Times New Roman" w:cs="Times New Roman"/>
            <w:sz w:val="21"/>
            <w:szCs w:val="21"/>
          </w:rPr>
          <w:t>Backu</w:t>
        </w:r>
      </w:ins>
      <w:ins w:id="351" w:author="Papu Bhattacharya" w:date="2019-12-29T22:06:00Z">
        <w:r>
          <w:rPr>
            <w:rFonts w:ascii="Times New Roman" w:hAnsi="Times New Roman" w:cs="Times New Roman"/>
            <w:sz w:val="21"/>
            <w:szCs w:val="21"/>
          </w:rPr>
          <w:t>p / DR specifications</w:t>
        </w:r>
      </w:ins>
    </w:p>
    <w:p w14:paraId="2C44318F" w14:textId="1F499835" w:rsidR="000A0154" w:rsidRDefault="000A0154" w:rsidP="000A0154">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Expected TCO Sheet</w:t>
      </w:r>
    </w:p>
    <w:p w14:paraId="62319DBA" w14:textId="670C911B" w:rsidR="000A0154" w:rsidRPr="00A07FF6" w:rsidRDefault="00CB5620" w:rsidP="007F1931">
      <w:pPr>
        <w:pStyle w:val="NoSpacing"/>
        <w:numPr>
          <w:ilvl w:val="0"/>
          <w:numId w:val="34"/>
        </w:numPr>
        <w:jc w:val="both"/>
        <w:rPr>
          <w:rFonts w:ascii="Times New Roman" w:hAnsi="Times New Roman" w:cs="Times New Roman"/>
          <w:b/>
          <w:bCs/>
          <w:sz w:val="21"/>
          <w:szCs w:val="21"/>
          <w:rPrChange w:id="352" w:author="Papu Bhattacharya" w:date="2019-12-29T22:01:00Z">
            <w:rPr>
              <w:rFonts w:ascii="Times New Roman" w:hAnsi="Times New Roman" w:cs="Times New Roman"/>
              <w:sz w:val="21"/>
              <w:szCs w:val="21"/>
            </w:rPr>
          </w:rPrChange>
        </w:rPr>
      </w:pPr>
      <w:r w:rsidRPr="00A07FF6">
        <w:rPr>
          <w:rFonts w:ascii="Times New Roman" w:hAnsi="Times New Roman" w:cs="Times New Roman"/>
          <w:b/>
          <w:bCs/>
          <w:smallCaps/>
          <w:sz w:val="21"/>
          <w:szCs w:val="21"/>
          <w:rPrChange w:id="353" w:author="Papu Bhattacharya" w:date="2019-12-29T22:01:00Z">
            <w:rPr>
              <w:rFonts w:ascii="Times New Roman" w:hAnsi="Times New Roman" w:cs="Times New Roman"/>
              <w:smallCaps/>
              <w:sz w:val="21"/>
              <w:szCs w:val="21"/>
            </w:rPr>
          </w:rPrChange>
        </w:rPr>
        <w:t>Phase</w:t>
      </w:r>
      <w:r w:rsidRPr="00A07FF6">
        <w:rPr>
          <w:rFonts w:ascii="Times New Roman" w:hAnsi="Times New Roman" w:cs="Times New Roman"/>
          <w:b/>
          <w:bCs/>
          <w:sz w:val="21"/>
          <w:szCs w:val="21"/>
          <w:rPrChange w:id="354" w:author="Papu Bhattacharya" w:date="2019-12-29T22:01:00Z">
            <w:rPr>
              <w:rFonts w:ascii="Times New Roman" w:hAnsi="Times New Roman" w:cs="Times New Roman"/>
              <w:sz w:val="21"/>
              <w:szCs w:val="21"/>
            </w:rPr>
          </w:rPrChange>
        </w:rPr>
        <w:t xml:space="preserve"> </w:t>
      </w:r>
      <w:r w:rsidR="003D7AAD" w:rsidRPr="00A07FF6">
        <w:rPr>
          <w:rFonts w:ascii="Times New Roman" w:hAnsi="Times New Roman" w:cs="Times New Roman"/>
          <w:b/>
          <w:bCs/>
          <w:sz w:val="21"/>
          <w:szCs w:val="21"/>
          <w:rPrChange w:id="355" w:author="Papu Bhattacharya" w:date="2019-12-29T22:01:00Z">
            <w:rPr>
              <w:rFonts w:ascii="Times New Roman" w:hAnsi="Times New Roman" w:cs="Times New Roman"/>
              <w:sz w:val="21"/>
              <w:szCs w:val="21"/>
            </w:rPr>
          </w:rPrChange>
        </w:rPr>
        <w:t xml:space="preserve">2: </w:t>
      </w:r>
      <w:r w:rsidR="000A0154" w:rsidRPr="00A07FF6">
        <w:rPr>
          <w:rFonts w:ascii="Times New Roman" w:hAnsi="Times New Roman" w:cs="Times New Roman"/>
          <w:b/>
          <w:bCs/>
          <w:sz w:val="21"/>
          <w:szCs w:val="21"/>
          <w:rPrChange w:id="356" w:author="Papu Bhattacharya" w:date="2019-12-29T22:01:00Z">
            <w:rPr>
              <w:rFonts w:ascii="Times New Roman" w:hAnsi="Times New Roman" w:cs="Times New Roman"/>
              <w:sz w:val="21"/>
              <w:szCs w:val="21"/>
            </w:rPr>
          </w:rPrChange>
        </w:rPr>
        <w:t xml:space="preserve">Setup &amp; Migration – </w:t>
      </w:r>
      <w:r w:rsidRPr="00A07FF6">
        <w:rPr>
          <w:rFonts w:ascii="Times New Roman" w:hAnsi="Times New Roman" w:cs="Times New Roman"/>
          <w:b/>
          <w:bCs/>
          <w:sz w:val="21"/>
          <w:szCs w:val="21"/>
          <w:rPrChange w:id="357" w:author="Papu Bhattacharya" w:date="2019-12-29T22:01:00Z">
            <w:rPr>
              <w:rFonts w:ascii="Times New Roman" w:hAnsi="Times New Roman" w:cs="Times New Roman"/>
              <w:sz w:val="21"/>
              <w:szCs w:val="21"/>
            </w:rPr>
          </w:rPrChange>
        </w:rPr>
        <w:t>Timelines to be decided after Phase 1</w:t>
      </w:r>
      <w:ins w:id="358" w:author="Papu Bhattacharya" w:date="2019-12-29T22:02:00Z">
        <w:r w:rsidR="00A07FF6">
          <w:rPr>
            <w:rFonts w:ascii="Times New Roman" w:hAnsi="Times New Roman" w:cs="Times New Roman"/>
            <w:b/>
            <w:bCs/>
            <w:sz w:val="21"/>
            <w:szCs w:val="21"/>
          </w:rPr>
          <w:t xml:space="preserve"> – Estimated </w:t>
        </w:r>
      </w:ins>
      <w:ins w:id="359" w:author="Papu Bhattacharya" w:date="2019-12-29T22:06:00Z">
        <w:r w:rsidR="00A07FF6">
          <w:rPr>
            <w:rFonts w:ascii="Times New Roman" w:hAnsi="Times New Roman" w:cs="Times New Roman"/>
            <w:b/>
            <w:bCs/>
            <w:sz w:val="21"/>
            <w:szCs w:val="21"/>
          </w:rPr>
          <w:t>4</w:t>
        </w:r>
      </w:ins>
      <w:ins w:id="360" w:author="Papu Bhattacharya" w:date="2019-12-29T22:02:00Z">
        <w:r w:rsidR="00A07FF6">
          <w:rPr>
            <w:rFonts w:ascii="Times New Roman" w:hAnsi="Times New Roman" w:cs="Times New Roman"/>
            <w:b/>
            <w:bCs/>
            <w:sz w:val="21"/>
            <w:szCs w:val="21"/>
          </w:rPr>
          <w:t xml:space="preserve"> Weeks</w:t>
        </w:r>
      </w:ins>
    </w:p>
    <w:p w14:paraId="15A3B6A5" w14:textId="77777777" w:rsidR="00A07FF6" w:rsidRDefault="000A0154" w:rsidP="000A0154">
      <w:pPr>
        <w:pStyle w:val="NoSpacing"/>
        <w:numPr>
          <w:ilvl w:val="1"/>
          <w:numId w:val="34"/>
        </w:numPr>
        <w:jc w:val="both"/>
        <w:rPr>
          <w:ins w:id="361" w:author="Papu Bhattacharya" w:date="2019-12-29T21:59:00Z"/>
          <w:rFonts w:ascii="Times New Roman" w:hAnsi="Times New Roman" w:cs="Times New Roman"/>
          <w:sz w:val="21"/>
          <w:szCs w:val="21"/>
        </w:rPr>
      </w:pPr>
      <w:r>
        <w:rPr>
          <w:rFonts w:ascii="Times New Roman" w:hAnsi="Times New Roman" w:cs="Times New Roman"/>
          <w:sz w:val="21"/>
          <w:szCs w:val="21"/>
        </w:rPr>
        <w:t xml:space="preserve">Provision entire </w:t>
      </w:r>
      <w:ins w:id="362" w:author="Papu Bhattacharya" w:date="2019-12-29T21:57:00Z">
        <w:r w:rsidR="002D5EF9">
          <w:rPr>
            <w:rFonts w:ascii="Times New Roman" w:hAnsi="Times New Roman" w:cs="Times New Roman"/>
            <w:sz w:val="21"/>
            <w:szCs w:val="21"/>
          </w:rPr>
          <w:t xml:space="preserve">hosting </w:t>
        </w:r>
      </w:ins>
      <w:r>
        <w:rPr>
          <w:rFonts w:ascii="Times New Roman" w:hAnsi="Times New Roman" w:cs="Times New Roman"/>
          <w:sz w:val="21"/>
          <w:szCs w:val="21"/>
        </w:rPr>
        <w:t>environment</w:t>
      </w:r>
      <w:ins w:id="363" w:author="Papu Bhattacharya" w:date="2019-12-29T21:57:00Z">
        <w:r w:rsidR="002D5EF9">
          <w:rPr>
            <w:rFonts w:ascii="Times New Roman" w:hAnsi="Times New Roman" w:cs="Times New Roman"/>
            <w:sz w:val="21"/>
            <w:szCs w:val="21"/>
          </w:rPr>
          <w:t xml:space="preserve"> (</w:t>
        </w:r>
      </w:ins>
      <w:ins w:id="364" w:author="Papu Bhattacharya" w:date="2019-12-29T21:58:00Z">
        <w:r w:rsidR="002D5EF9">
          <w:rPr>
            <w:rFonts w:ascii="Times New Roman" w:hAnsi="Times New Roman" w:cs="Times New Roman"/>
            <w:sz w:val="21"/>
            <w:szCs w:val="21"/>
          </w:rPr>
          <w:t>Required NIST compliant network and security environment to host the data bas</w:t>
        </w:r>
      </w:ins>
      <w:ins w:id="365" w:author="Papu Bhattacharya" w:date="2019-12-29T21:59:00Z">
        <w:r w:rsidR="002D5EF9">
          <w:rPr>
            <w:rFonts w:ascii="Times New Roman" w:hAnsi="Times New Roman" w:cs="Times New Roman"/>
            <w:sz w:val="21"/>
            <w:szCs w:val="21"/>
          </w:rPr>
          <w:t>e and its corresponding management system</w:t>
        </w:r>
        <w:r w:rsidR="00A07FF6">
          <w:rPr>
            <w:rFonts w:ascii="Times New Roman" w:hAnsi="Times New Roman" w:cs="Times New Roman"/>
            <w:sz w:val="21"/>
            <w:szCs w:val="21"/>
          </w:rPr>
          <w:t>)</w:t>
        </w:r>
      </w:ins>
      <w:r>
        <w:rPr>
          <w:rFonts w:ascii="Times New Roman" w:hAnsi="Times New Roman" w:cs="Times New Roman"/>
          <w:sz w:val="21"/>
          <w:szCs w:val="21"/>
        </w:rPr>
        <w:t xml:space="preserve"> with automation scripts and establish Operation Support system. </w:t>
      </w:r>
    </w:p>
    <w:p w14:paraId="00F0960A" w14:textId="6E7F2E6D" w:rsidR="000A0154" w:rsidRDefault="000A0154" w:rsidP="000A0154">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 xml:space="preserve">Migrate </w:t>
      </w:r>
      <w:ins w:id="366" w:author="Papu Bhattacharya" w:date="2019-12-29T21:59:00Z">
        <w:r w:rsidR="00A07FF6">
          <w:rPr>
            <w:rFonts w:ascii="Times New Roman" w:hAnsi="Times New Roman" w:cs="Times New Roman"/>
            <w:sz w:val="21"/>
            <w:szCs w:val="21"/>
          </w:rPr>
          <w:t xml:space="preserve">Database </w:t>
        </w:r>
      </w:ins>
      <w:r>
        <w:rPr>
          <w:rFonts w:ascii="Times New Roman" w:hAnsi="Times New Roman" w:cs="Times New Roman"/>
          <w:sz w:val="21"/>
          <w:szCs w:val="21"/>
        </w:rPr>
        <w:t>components to Target environment</w:t>
      </w:r>
      <w:ins w:id="367" w:author="Papu Bhattacharya" w:date="2019-12-29T21:53:00Z">
        <w:r w:rsidR="002D5EF9">
          <w:rPr>
            <w:rFonts w:ascii="Times New Roman" w:hAnsi="Times New Roman" w:cs="Times New Roman"/>
            <w:sz w:val="21"/>
            <w:szCs w:val="21"/>
          </w:rPr>
          <w:t xml:space="preserve"> as per the migration plan</w:t>
        </w:r>
      </w:ins>
    </w:p>
    <w:p w14:paraId="56F5181B" w14:textId="5100A98A" w:rsidR="003D7AAD" w:rsidRPr="00A07FF6" w:rsidRDefault="00CB5620" w:rsidP="007F1931">
      <w:pPr>
        <w:pStyle w:val="NoSpacing"/>
        <w:numPr>
          <w:ilvl w:val="0"/>
          <w:numId w:val="34"/>
        </w:numPr>
        <w:jc w:val="both"/>
        <w:rPr>
          <w:rFonts w:ascii="Times New Roman" w:hAnsi="Times New Roman" w:cs="Times New Roman"/>
          <w:b/>
          <w:bCs/>
          <w:sz w:val="21"/>
          <w:szCs w:val="21"/>
          <w:rPrChange w:id="368" w:author="Papu Bhattacharya" w:date="2019-12-29T22:02:00Z">
            <w:rPr>
              <w:rFonts w:ascii="Times New Roman" w:hAnsi="Times New Roman" w:cs="Times New Roman"/>
              <w:sz w:val="21"/>
              <w:szCs w:val="21"/>
            </w:rPr>
          </w:rPrChange>
        </w:rPr>
      </w:pPr>
      <w:r w:rsidRPr="00A07FF6">
        <w:rPr>
          <w:rFonts w:ascii="Times New Roman" w:hAnsi="Times New Roman" w:cs="Times New Roman"/>
          <w:b/>
          <w:bCs/>
          <w:smallCaps/>
          <w:sz w:val="21"/>
          <w:szCs w:val="21"/>
          <w:rPrChange w:id="369" w:author="Papu Bhattacharya" w:date="2019-12-29T22:02:00Z">
            <w:rPr>
              <w:rFonts w:ascii="Times New Roman" w:hAnsi="Times New Roman" w:cs="Times New Roman"/>
              <w:smallCaps/>
              <w:sz w:val="21"/>
              <w:szCs w:val="21"/>
            </w:rPr>
          </w:rPrChange>
        </w:rPr>
        <w:t>Phase</w:t>
      </w:r>
      <w:r w:rsidRPr="00A07FF6">
        <w:rPr>
          <w:rFonts w:ascii="Times New Roman" w:hAnsi="Times New Roman" w:cs="Times New Roman"/>
          <w:b/>
          <w:bCs/>
          <w:sz w:val="21"/>
          <w:szCs w:val="21"/>
          <w:rPrChange w:id="370" w:author="Papu Bhattacharya" w:date="2019-12-29T22:02:00Z">
            <w:rPr>
              <w:rFonts w:ascii="Times New Roman" w:hAnsi="Times New Roman" w:cs="Times New Roman"/>
              <w:sz w:val="21"/>
              <w:szCs w:val="21"/>
            </w:rPr>
          </w:rPrChange>
        </w:rPr>
        <w:t xml:space="preserve"> </w:t>
      </w:r>
      <w:r w:rsidR="003D7AAD" w:rsidRPr="00A07FF6">
        <w:rPr>
          <w:rFonts w:ascii="Times New Roman" w:hAnsi="Times New Roman" w:cs="Times New Roman"/>
          <w:b/>
          <w:bCs/>
          <w:sz w:val="21"/>
          <w:szCs w:val="21"/>
          <w:rPrChange w:id="371" w:author="Papu Bhattacharya" w:date="2019-12-29T22:02:00Z">
            <w:rPr>
              <w:rFonts w:ascii="Times New Roman" w:hAnsi="Times New Roman" w:cs="Times New Roman"/>
              <w:sz w:val="21"/>
              <w:szCs w:val="21"/>
            </w:rPr>
          </w:rPrChange>
        </w:rPr>
        <w:t>3: Tests – 1 Week</w:t>
      </w:r>
    </w:p>
    <w:p w14:paraId="0496AF17" w14:textId="2024EF1B" w:rsidR="003D7AAD" w:rsidRDefault="003D7AAD" w:rsidP="003D7AAD">
      <w:pPr>
        <w:pStyle w:val="NoSpacing"/>
        <w:numPr>
          <w:ilvl w:val="1"/>
          <w:numId w:val="34"/>
        </w:numPr>
        <w:jc w:val="both"/>
        <w:rPr>
          <w:ins w:id="372" w:author="Papu Bhattacharya" w:date="2019-12-29T21:59:00Z"/>
          <w:rFonts w:ascii="Times New Roman" w:hAnsi="Times New Roman" w:cs="Times New Roman"/>
          <w:sz w:val="21"/>
          <w:szCs w:val="21"/>
        </w:rPr>
      </w:pPr>
      <w:r>
        <w:rPr>
          <w:rFonts w:ascii="Times New Roman" w:hAnsi="Times New Roman" w:cs="Times New Roman"/>
          <w:sz w:val="21"/>
          <w:szCs w:val="21"/>
        </w:rPr>
        <w:t>Perform Performance and User Acceptance Tests to verify that migration met the desired SLA’s</w:t>
      </w:r>
    </w:p>
    <w:p w14:paraId="43F59AAD" w14:textId="53F12BD1" w:rsidR="00A07FF6" w:rsidRDefault="00A07FF6" w:rsidP="003D7AAD">
      <w:pPr>
        <w:pStyle w:val="NoSpacing"/>
        <w:numPr>
          <w:ilvl w:val="1"/>
          <w:numId w:val="34"/>
        </w:numPr>
        <w:jc w:val="both"/>
        <w:rPr>
          <w:rFonts w:ascii="Times New Roman" w:hAnsi="Times New Roman" w:cs="Times New Roman"/>
          <w:sz w:val="21"/>
          <w:szCs w:val="21"/>
        </w:rPr>
      </w:pPr>
      <w:ins w:id="373" w:author="Papu Bhattacharya" w:date="2019-12-29T22:00:00Z">
        <w:r>
          <w:rPr>
            <w:rFonts w:ascii="Times New Roman" w:hAnsi="Times New Roman" w:cs="Times New Roman"/>
            <w:sz w:val="21"/>
            <w:szCs w:val="21"/>
          </w:rPr>
          <w:t>Perform scripted CIS compliance verification tests to verify the spawn environment comply with CI</w:t>
        </w:r>
      </w:ins>
      <w:ins w:id="374" w:author="Papu Bhattacharya" w:date="2019-12-29T22:01:00Z">
        <w:r>
          <w:rPr>
            <w:rFonts w:ascii="Times New Roman" w:hAnsi="Times New Roman" w:cs="Times New Roman"/>
            <w:sz w:val="21"/>
            <w:szCs w:val="21"/>
          </w:rPr>
          <w:t>S requirement.</w:t>
        </w:r>
      </w:ins>
    </w:p>
    <w:p w14:paraId="3B1C5FCA" w14:textId="1C272FFA" w:rsidR="003D7AAD" w:rsidRPr="00A07FF6" w:rsidRDefault="00CB5620" w:rsidP="007F1931">
      <w:pPr>
        <w:pStyle w:val="NoSpacing"/>
        <w:numPr>
          <w:ilvl w:val="0"/>
          <w:numId w:val="34"/>
        </w:numPr>
        <w:jc w:val="both"/>
        <w:rPr>
          <w:rFonts w:ascii="Times New Roman" w:hAnsi="Times New Roman" w:cs="Times New Roman"/>
          <w:b/>
          <w:bCs/>
          <w:sz w:val="21"/>
          <w:szCs w:val="21"/>
          <w:rPrChange w:id="375" w:author="Papu Bhattacharya" w:date="2019-12-29T22:02:00Z">
            <w:rPr>
              <w:rFonts w:ascii="Times New Roman" w:hAnsi="Times New Roman" w:cs="Times New Roman"/>
              <w:sz w:val="21"/>
              <w:szCs w:val="21"/>
            </w:rPr>
          </w:rPrChange>
        </w:rPr>
      </w:pPr>
      <w:r w:rsidRPr="00A07FF6">
        <w:rPr>
          <w:rFonts w:ascii="Times New Roman" w:hAnsi="Times New Roman" w:cs="Times New Roman"/>
          <w:b/>
          <w:bCs/>
          <w:smallCaps/>
          <w:sz w:val="21"/>
          <w:szCs w:val="21"/>
          <w:rPrChange w:id="376" w:author="Papu Bhattacharya" w:date="2019-12-29T22:02:00Z">
            <w:rPr>
              <w:rFonts w:ascii="Times New Roman" w:hAnsi="Times New Roman" w:cs="Times New Roman"/>
              <w:smallCaps/>
              <w:sz w:val="21"/>
              <w:szCs w:val="21"/>
            </w:rPr>
          </w:rPrChange>
        </w:rPr>
        <w:t>Phase</w:t>
      </w:r>
      <w:r w:rsidRPr="00A07FF6">
        <w:rPr>
          <w:rFonts w:ascii="Times New Roman" w:hAnsi="Times New Roman" w:cs="Times New Roman"/>
          <w:b/>
          <w:bCs/>
          <w:sz w:val="21"/>
          <w:szCs w:val="21"/>
          <w:rPrChange w:id="377" w:author="Papu Bhattacharya" w:date="2019-12-29T22:02:00Z">
            <w:rPr>
              <w:rFonts w:ascii="Times New Roman" w:hAnsi="Times New Roman" w:cs="Times New Roman"/>
              <w:sz w:val="21"/>
              <w:szCs w:val="21"/>
            </w:rPr>
          </w:rPrChange>
        </w:rPr>
        <w:t xml:space="preserve"> </w:t>
      </w:r>
      <w:r w:rsidR="003D7AAD" w:rsidRPr="00A07FF6">
        <w:rPr>
          <w:rFonts w:ascii="Times New Roman" w:hAnsi="Times New Roman" w:cs="Times New Roman"/>
          <w:b/>
          <w:bCs/>
          <w:sz w:val="21"/>
          <w:szCs w:val="21"/>
          <w:rPrChange w:id="378" w:author="Papu Bhattacharya" w:date="2019-12-29T22:02:00Z">
            <w:rPr>
              <w:rFonts w:ascii="Times New Roman" w:hAnsi="Times New Roman" w:cs="Times New Roman"/>
              <w:sz w:val="21"/>
              <w:szCs w:val="21"/>
            </w:rPr>
          </w:rPrChange>
        </w:rPr>
        <w:t>4: Training &amp; Transition – 1 Week</w:t>
      </w:r>
    </w:p>
    <w:p w14:paraId="1E125DBB" w14:textId="23A61B1A" w:rsidR="003D7AAD" w:rsidRDefault="003D7AAD" w:rsidP="003D7AAD">
      <w:pPr>
        <w:pStyle w:val="NoSpacing"/>
        <w:numPr>
          <w:ilvl w:val="1"/>
          <w:numId w:val="34"/>
        </w:numPr>
        <w:jc w:val="both"/>
        <w:rPr>
          <w:ins w:id="379" w:author="Papu Bhattacharya" w:date="2019-12-30T12:24:00Z"/>
          <w:rFonts w:ascii="Times New Roman" w:hAnsi="Times New Roman" w:cs="Times New Roman"/>
          <w:sz w:val="21"/>
          <w:szCs w:val="21"/>
        </w:rPr>
      </w:pPr>
      <w:r>
        <w:rPr>
          <w:rFonts w:ascii="Times New Roman" w:hAnsi="Times New Roman" w:cs="Times New Roman"/>
          <w:sz w:val="21"/>
          <w:szCs w:val="21"/>
        </w:rPr>
        <w:t>Provide Training &amp; Transition to Customer Personnel</w:t>
      </w:r>
    </w:p>
    <w:p w14:paraId="4DDC5315" w14:textId="77777777" w:rsidR="00097EB7" w:rsidRDefault="00097EB7" w:rsidP="00097EB7">
      <w:pPr>
        <w:pStyle w:val="NoSpacing"/>
        <w:jc w:val="both"/>
        <w:rPr>
          <w:ins w:id="380" w:author="Papu Bhattacharya" w:date="2019-12-30T12:24:00Z"/>
          <w:rFonts w:ascii="Times New Roman Bold" w:hAnsi="Times New Roman Bold" w:cs="Times New Roman"/>
          <w:b/>
          <w:smallCaps/>
          <w:sz w:val="21"/>
          <w:szCs w:val="21"/>
        </w:rPr>
      </w:pPr>
    </w:p>
    <w:p w14:paraId="066EADE4" w14:textId="77777777" w:rsidR="00097EB7" w:rsidRDefault="00097EB7" w:rsidP="00097EB7">
      <w:pPr>
        <w:pStyle w:val="NoSpacing"/>
        <w:jc w:val="both"/>
        <w:rPr>
          <w:ins w:id="381" w:author="Papu Bhattacharya" w:date="2019-12-30T12:24:00Z"/>
          <w:rFonts w:ascii="Times New Roman Bold" w:hAnsi="Times New Roman Bold" w:cs="Times New Roman"/>
          <w:b/>
          <w:smallCaps/>
          <w:sz w:val="21"/>
          <w:szCs w:val="21"/>
        </w:rPr>
      </w:pPr>
    </w:p>
    <w:p w14:paraId="2EAB11AC" w14:textId="41C57581" w:rsidR="00097EB7" w:rsidRDefault="00097EB7" w:rsidP="00097EB7">
      <w:pPr>
        <w:pStyle w:val="NoSpacing"/>
        <w:jc w:val="both"/>
        <w:rPr>
          <w:ins w:id="382" w:author="Papu Bhattacharya" w:date="2019-12-30T12:32:00Z"/>
          <w:rFonts w:ascii="Times New Roman Bold" w:hAnsi="Times New Roman Bold" w:cs="Times New Roman"/>
          <w:b/>
          <w:smallCaps/>
          <w:sz w:val="21"/>
          <w:szCs w:val="21"/>
        </w:rPr>
      </w:pPr>
      <w:ins w:id="383" w:author="Papu Bhattacharya" w:date="2019-12-30T12:30:00Z">
        <w:r>
          <w:rPr>
            <w:rFonts w:ascii="Times New Roman Bold" w:hAnsi="Times New Roman Bold" w:cs="Times New Roman"/>
            <w:b/>
            <w:smallCaps/>
            <w:sz w:val="21"/>
            <w:szCs w:val="21"/>
          </w:rPr>
          <w:t xml:space="preserve">Data Flow </w:t>
        </w:r>
      </w:ins>
      <w:ins w:id="384" w:author="Papu Bhattacharya" w:date="2019-12-30T12:31:00Z">
        <w:r>
          <w:rPr>
            <w:rFonts w:ascii="Times New Roman Bold" w:hAnsi="Times New Roman Bold" w:cs="Times New Roman"/>
            <w:b/>
            <w:smallCaps/>
            <w:sz w:val="21"/>
            <w:szCs w:val="21"/>
          </w:rPr>
          <w:t>AUTOMATION ROAD</w:t>
        </w:r>
      </w:ins>
      <w:ins w:id="385" w:author="Papu Bhattacharya" w:date="2019-12-30T12:24:00Z">
        <w:r w:rsidRPr="00FC3DBD">
          <w:rPr>
            <w:rFonts w:ascii="Times New Roman Bold" w:hAnsi="Times New Roman Bold" w:cs="Times New Roman"/>
            <w:b/>
            <w:smallCaps/>
            <w:sz w:val="21"/>
            <w:szCs w:val="21"/>
          </w:rPr>
          <w:t xml:space="preserve"> Map &amp; Outcomes</w:t>
        </w:r>
      </w:ins>
    </w:p>
    <w:p w14:paraId="4F39AE81" w14:textId="72E86021" w:rsidR="00097EB7" w:rsidRDefault="00097EB7" w:rsidP="00097EB7">
      <w:pPr>
        <w:pStyle w:val="NoSpacing"/>
        <w:jc w:val="both"/>
        <w:rPr>
          <w:ins w:id="386" w:author="Papu Bhattacharya" w:date="2019-12-30T12:32:00Z"/>
          <w:rFonts w:ascii="Times New Roman Bold" w:hAnsi="Times New Roman Bold" w:cs="Times New Roman"/>
          <w:b/>
          <w:smallCaps/>
          <w:sz w:val="21"/>
          <w:szCs w:val="21"/>
        </w:rPr>
      </w:pPr>
    </w:p>
    <w:p w14:paraId="57BCC6F3" w14:textId="77777777" w:rsidR="00097EB7" w:rsidRDefault="00097EB7" w:rsidP="00097EB7">
      <w:pPr>
        <w:pStyle w:val="NoSpacing"/>
        <w:jc w:val="both"/>
        <w:rPr>
          <w:ins w:id="387" w:author="Papu Bhattacharya" w:date="2019-12-30T12:31:00Z"/>
          <w:rFonts w:ascii="Times New Roman Bold" w:hAnsi="Times New Roman Bold" w:cs="Times New Roman"/>
          <w:b/>
          <w:smallCaps/>
          <w:sz w:val="21"/>
          <w:szCs w:val="21"/>
        </w:rPr>
      </w:pPr>
    </w:p>
    <w:p w14:paraId="79F36044" w14:textId="662DB3CA" w:rsidR="00097EB7" w:rsidRDefault="00097EB7" w:rsidP="00097EB7">
      <w:pPr>
        <w:pStyle w:val="NoSpacing"/>
        <w:numPr>
          <w:ilvl w:val="0"/>
          <w:numId w:val="50"/>
        </w:numPr>
        <w:jc w:val="both"/>
        <w:rPr>
          <w:ins w:id="388" w:author="Papu Bhattacharya" w:date="2019-12-30T12:32:00Z"/>
          <w:rFonts w:ascii="Times New Roman" w:hAnsi="Times New Roman" w:cs="Times New Roman"/>
          <w:b/>
          <w:sz w:val="21"/>
          <w:szCs w:val="21"/>
        </w:rPr>
      </w:pPr>
      <w:ins w:id="389" w:author="Papu Bhattacharya" w:date="2019-12-30T12:31:00Z">
        <w:r w:rsidRPr="000D77BF">
          <w:rPr>
            <w:rFonts w:ascii="Times New Roman" w:hAnsi="Times New Roman" w:cs="Times New Roman"/>
            <w:b/>
            <w:smallCaps/>
            <w:sz w:val="21"/>
            <w:szCs w:val="21"/>
          </w:rPr>
          <w:t>Phase</w:t>
        </w:r>
        <w:r w:rsidRPr="000D77BF">
          <w:rPr>
            <w:rFonts w:ascii="Times New Roman" w:hAnsi="Times New Roman" w:cs="Times New Roman"/>
            <w:b/>
            <w:sz w:val="21"/>
            <w:szCs w:val="21"/>
          </w:rPr>
          <w:t xml:space="preserve"> 1: Assessment &amp; Discovery </w:t>
        </w:r>
      </w:ins>
    </w:p>
    <w:p w14:paraId="01842A6A" w14:textId="76067AD6" w:rsidR="00412B1C" w:rsidRDefault="00412B1C" w:rsidP="00412B1C">
      <w:pPr>
        <w:pStyle w:val="NoSpacing"/>
        <w:numPr>
          <w:ilvl w:val="1"/>
          <w:numId w:val="50"/>
        </w:numPr>
        <w:jc w:val="both"/>
        <w:rPr>
          <w:ins w:id="390" w:author="Papu Bhattacharya" w:date="2019-12-30T12:35:00Z"/>
          <w:rFonts w:ascii="Times New Roman" w:hAnsi="Times New Roman" w:cs="Times New Roman"/>
          <w:sz w:val="21"/>
          <w:szCs w:val="21"/>
        </w:rPr>
      </w:pPr>
      <w:ins w:id="391" w:author="Papu Bhattacharya" w:date="2019-12-30T12:35:00Z">
        <w:r>
          <w:rPr>
            <w:rFonts w:ascii="Times New Roman" w:hAnsi="Times New Roman" w:cs="Times New Roman"/>
            <w:sz w:val="21"/>
            <w:szCs w:val="21"/>
          </w:rPr>
          <w:t>Assessment</w:t>
        </w:r>
      </w:ins>
      <w:ins w:id="392" w:author="Papu Bhattacharya" w:date="2019-12-30T12:36:00Z">
        <w:r>
          <w:rPr>
            <w:rFonts w:ascii="Times New Roman" w:hAnsi="Times New Roman" w:cs="Times New Roman"/>
            <w:sz w:val="21"/>
            <w:szCs w:val="21"/>
          </w:rPr>
          <w:t xml:space="preserve"> &amp; Discovery is common for migration &amp; Data Flow Automation</w:t>
        </w:r>
      </w:ins>
    </w:p>
    <w:p w14:paraId="0257330A" w14:textId="49815419" w:rsidR="00097EB7" w:rsidRPr="000D77BF" w:rsidRDefault="00097EB7" w:rsidP="00412B1C">
      <w:pPr>
        <w:pStyle w:val="NoSpacing"/>
        <w:ind w:left="2160"/>
        <w:jc w:val="both"/>
        <w:rPr>
          <w:ins w:id="393" w:author="Papu Bhattacharya" w:date="2019-12-30T12:31:00Z"/>
          <w:rFonts w:ascii="Times New Roman" w:hAnsi="Times New Roman" w:cs="Times New Roman"/>
          <w:b/>
          <w:sz w:val="21"/>
          <w:szCs w:val="21"/>
        </w:rPr>
        <w:pPrChange w:id="394" w:author="Papu Bhattacharya" w:date="2019-12-30T12:36:00Z">
          <w:pPr>
            <w:pStyle w:val="NoSpacing"/>
            <w:numPr>
              <w:numId w:val="50"/>
            </w:numPr>
            <w:ind w:left="1440" w:hanging="360"/>
            <w:jc w:val="both"/>
          </w:pPr>
        </w:pPrChange>
      </w:pPr>
    </w:p>
    <w:p w14:paraId="24A57748" w14:textId="2789F8FD" w:rsidR="00097EB7" w:rsidRPr="001F42B1" w:rsidRDefault="00097EB7" w:rsidP="00097EB7">
      <w:pPr>
        <w:pStyle w:val="NoSpacing"/>
        <w:numPr>
          <w:ilvl w:val="0"/>
          <w:numId w:val="50"/>
        </w:numPr>
        <w:jc w:val="both"/>
        <w:rPr>
          <w:ins w:id="395" w:author="Papu Bhattacharya" w:date="2019-12-30T12:31:00Z"/>
          <w:rFonts w:ascii="Times New Roman" w:hAnsi="Times New Roman" w:cs="Times New Roman"/>
          <w:b/>
          <w:bCs/>
          <w:sz w:val="21"/>
          <w:szCs w:val="21"/>
        </w:rPr>
      </w:pPr>
      <w:ins w:id="396" w:author="Papu Bhattacharya" w:date="2019-12-30T12:31:00Z">
        <w:r w:rsidRPr="001F42B1">
          <w:rPr>
            <w:rFonts w:ascii="Times New Roman" w:hAnsi="Times New Roman" w:cs="Times New Roman"/>
            <w:b/>
            <w:bCs/>
            <w:smallCaps/>
            <w:sz w:val="21"/>
            <w:szCs w:val="21"/>
          </w:rPr>
          <w:t>Phase</w:t>
        </w:r>
        <w:r w:rsidRPr="001F42B1">
          <w:rPr>
            <w:rFonts w:ascii="Times New Roman" w:hAnsi="Times New Roman" w:cs="Times New Roman"/>
            <w:b/>
            <w:bCs/>
            <w:sz w:val="21"/>
            <w:szCs w:val="21"/>
          </w:rPr>
          <w:t xml:space="preserve"> 2: </w:t>
        </w:r>
      </w:ins>
      <w:ins w:id="397" w:author="Papu Bhattacharya" w:date="2019-12-30T12:37:00Z">
        <w:r w:rsidR="00412B1C">
          <w:rPr>
            <w:rFonts w:ascii="Times New Roman" w:hAnsi="Times New Roman" w:cs="Times New Roman"/>
            <w:b/>
            <w:bCs/>
            <w:sz w:val="21"/>
            <w:szCs w:val="21"/>
          </w:rPr>
          <w:t>Automated Services and workflow provisioning</w:t>
        </w:r>
      </w:ins>
      <w:ins w:id="398" w:author="Papu Bhattacharya" w:date="2019-12-30T12:31:00Z">
        <w:r w:rsidRPr="001F42B1">
          <w:rPr>
            <w:rFonts w:ascii="Times New Roman" w:hAnsi="Times New Roman" w:cs="Times New Roman"/>
            <w:b/>
            <w:bCs/>
            <w:sz w:val="21"/>
            <w:szCs w:val="21"/>
          </w:rPr>
          <w:t xml:space="preserve"> – Timelines to be decided after Phase 1</w:t>
        </w:r>
        <w:r>
          <w:rPr>
            <w:rFonts w:ascii="Times New Roman" w:hAnsi="Times New Roman" w:cs="Times New Roman"/>
            <w:b/>
            <w:bCs/>
            <w:sz w:val="21"/>
            <w:szCs w:val="21"/>
          </w:rPr>
          <w:t xml:space="preserve"> – Estimated </w:t>
        </w:r>
      </w:ins>
      <w:ins w:id="399" w:author="Papu Bhattacharya" w:date="2019-12-30T16:50:00Z">
        <w:r w:rsidR="00244046">
          <w:rPr>
            <w:rFonts w:ascii="Times New Roman" w:hAnsi="Times New Roman" w:cs="Times New Roman"/>
            <w:b/>
            <w:bCs/>
            <w:sz w:val="21"/>
            <w:szCs w:val="21"/>
          </w:rPr>
          <w:t>2</w:t>
        </w:r>
      </w:ins>
      <w:ins w:id="400" w:author="Papu Bhattacharya" w:date="2019-12-30T12:31:00Z">
        <w:r>
          <w:rPr>
            <w:rFonts w:ascii="Times New Roman" w:hAnsi="Times New Roman" w:cs="Times New Roman"/>
            <w:b/>
            <w:bCs/>
            <w:sz w:val="21"/>
            <w:szCs w:val="21"/>
          </w:rPr>
          <w:t xml:space="preserve"> Weeks</w:t>
        </w:r>
      </w:ins>
    </w:p>
    <w:p w14:paraId="7ADDBDCC" w14:textId="5006879B" w:rsidR="00097EB7" w:rsidRDefault="00097EB7" w:rsidP="00097EB7">
      <w:pPr>
        <w:pStyle w:val="NoSpacing"/>
        <w:numPr>
          <w:ilvl w:val="1"/>
          <w:numId w:val="50"/>
        </w:numPr>
        <w:jc w:val="both"/>
        <w:rPr>
          <w:ins w:id="401" w:author="Papu Bhattacharya" w:date="2019-12-30T12:31:00Z"/>
          <w:rFonts w:ascii="Times New Roman" w:hAnsi="Times New Roman" w:cs="Times New Roman"/>
          <w:sz w:val="21"/>
          <w:szCs w:val="21"/>
        </w:rPr>
      </w:pPr>
      <w:ins w:id="402" w:author="Papu Bhattacharya" w:date="2019-12-30T12:31:00Z">
        <w:r>
          <w:rPr>
            <w:rFonts w:ascii="Times New Roman" w:hAnsi="Times New Roman" w:cs="Times New Roman"/>
            <w:sz w:val="21"/>
            <w:szCs w:val="21"/>
          </w:rPr>
          <w:t xml:space="preserve">Provision </w:t>
        </w:r>
      </w:ins>
      <w:ins w:id="403" w:author="Papu Bhattacharya" w:date="2019-12-30T12:38:00Z">
        <w:r w:rsidR="00412B1C">
          <w:rPr>
            <w:rFonts w:ascii="Times New Roman" w:hAnsi="Times New Roman" w:cs="Times New Roman"/>
            <w:sz w:val="21"/>
            <w:szCs w:val="21"/>
          </w:rPr>
          <w:t xml:space="preserve">the services in secure environment </w:t>
        </w:r>
      </w:ins>
      <w:ins w:id="404" w:author="Papu Bhattacharya" w:date="2019-12-30T12:39:00Z">
        <w:r w:rsidR="00412B1C">
          <w:rPr>
            <w:rFonts w:ascii="Times New Roman" w:hAnsi="Times New Roman" w:cs="Times New Roman"/>
            <w:sz w:val="21"/>
            <w:szCs w:val="21"/>
          </w:rPr>
          <w:t xml:space="preserve">and deploy all the data management </w:t>
        </w:r>
      </w:ins>
      <w:ins w:id="405" w:author="Papu Bhattacharya" w:date="2019-12-30T12:40:00Z">
        <w:r w:rsidR="00412B1C">
          <w:rPr>
            <w:rFonts w:ascii="Times New Roman" w:hAnsi="Times New Roman" w:cs="Times New Roman"/>
            <w:sz w:val="21"/>
            <w:szCs w:val="21"/>
          </w:rPr>
          <w:t xml:space="preserve">(data discovery / data security / Data compliance / Data ingestion / Data lifecycle) </w:t>
        </w:r>
      </w:ins>
      <w:ins w:id="406" w:author="Papu Bhattacharya" w:date="2019-12-30T12:39:00Z">
        <w:r w:rsidR="00412B1C">
          <w:rPr>
            <w:rFonts w:ascii="Times New Roman" w:hAnsi="Times New Roman" w:cs="Times New Roman"/>
            <w:sz w:val="21"/>
            <w:szCs w:val="21"/>
          </w:rPr>
          <w:t xml:space="preserve">functions </w:t>
        </w:r>
      </w:ins>
      <w:ins w:id="407" w:author="Papu Bhattacharya" w:date="2019-12-30T12:31:00Z">
        <w:r>
          <w:rPr>
            <w:rFonts w:ascii="Times New Roman" w:hAnsi="Times New Roman" w:cs="Times New Roman"/>
            <w:sz w:val="21"/>
            <w:szCs w:val="21"/>
          </w:rPr>
          <w:t xml:space="preserve">and establish Operation Support </w:t>
        </w:r>
      </w:ins>
      <w:ins w:id="408" w:author="Papu Bhattacharya" w:date="2019-12-30T12:42:00Z">
        <w:r w:rsidR="00412B1C">
          <w:rPr>
            <w:rFonts w:ascii="Times New Roman" w:hAnsi="Times New Roman" w:cs="Times New Roman"/>
            <w:sz w:val="21"/>
            <w:szCs w:val="21"/>
          </w:rPr>
          <w:t>system</w:t>
        </w:r>
      </w:ins>
      <w:ins w:id="409" w:author="Papu Bhattacharya" w:date="2019-12-30T16:45:00Z">
        <w:r w:rsidR="00244046">
          <w:rPr>
            <w:rFonts w:ascii="Times New Roman" w:hAnsi="Times New Roman" w:cs="Times New Roman"/>
            <w:sz w:val="21"/>
            <w:szCs w:val="21"/>
          </w:rPr>
          <w:t xml:space="preserve"> </w:t>
        </w:r>
      </w:ins>
      <w:ins w:id="410" w:author="Papu Bhattacharya" w:date="2019-12-30T12:42:00Z">
        <w:r w:rsidR="00412B1C">
          <w:rPr>
            <w:rFonts w:ascii="Times New Roman" w:hAnsi="Times New Roman" w:cs="Times New Roman"/>
            <w:sz w:val="21"/>
            <w:szCs w:val="21"/>
          </w:rPr>
          <w:t>(Monitoring</w:t>
        </w:r>
      </w:ins>
      <w:ins w:id="411" w:author="Papu Bhattacharya" w:date="2019-12-30T12:41:00Z">
        <w:r w:rsidR="00412B1C">
          <w:rPr>
            <w:rFonts w:ascii="Times New Roman" w:hAnsi="Times New Roman" w:cs="Times New Roman"/>
            <w:sz w:val="21"/>
            <w:szCs w:val="21"/>
          </w:rPr>
          <w:t xml:space="preserve"> performance / </w:t>
        </w:r>
      </w:ins>
      <w:ins w:id="412" w:author="Papu Bhattacharya" w:date="2019-12-30T16:45:00Z">
        <w:r w:rsidR="00244046">
          <w:rPr>
            <w:rFonts w:ascii="Times New Roman" w:hAnsi="Times New Roman" w:cs="Times New Roman"/>
            <w:sz w:val="21"/>
            <w:szCs w:val="21"/>
          </w:rPr>
          <w:t>Availability)</w:t>
        </w:r>
      </w:ins>
    </w:p>
    <w:p w14:paraId="2312A89A" w14:textId="77777777" w:rsidR="00097EB7" w:rsidRPr="001F42B1" w:rsidRDefault="00097EB7" w:rsidP="00097EB7">
      <w:pPr>
        <w:pStyle w:val="NoSpacing"/>
        <w:numPr>
          <w:ilvl w:val="0"/>
          <w:numId w:val="50"/>
        </w:numPr>
        <w:jc w:val="both"/>
        <w:rPr>
          <w:ins w:id="413" w:author="Papu Bhattacharya" w:date="2019-12-30T12:31:00Z"/>
          <w:rFonts w:ascii="Times New Roman" w:hAnsi="Times New Roman" w:cs="Times New Roman"/>
          <w:b/>
          <w:bCs/>
          <w:sz w:val="21"/>
          <w:szCs w:val="21"/>
        </w:rPr>
      </w:pPr>
      <w:ins w:id="414" w:author="Papu Bhattacharya" w:date="2019-12-30T12:31:00Z">
        <w:r w:rsidRPr="001F42B1">
          <w:rPr>
            <w:rFonts w:ascii="Times New Roman" w:hAnsi="Times New Roman" w:cs="Times New Roman"/>
            <w:b/>
            <w:bCs/>
            <w:smallCaps/>
            <w:sz w:val="21"/>
            <w:szCs w:val="21"/>
          </w:rPr>
          <w:t>Phase</w:t>
        </w:r>
        <w:r w:rsidRPr="001F42B1">
          <w:rPr>
            <w:rFonts w:ascii="Times New Roman" w:hAnsi="Times New Roman" w:cs="Times New Roman"/>
            <w:b/>
            <w:bCs/>
            <w:sz w:val="21"/>
            <w:szCs w:val="21"/>
          </w:rPr>
          <w:t xml:space="preserve"> 3: Tests – 1 Week</w:t>
        </w:r>
      </w:ins>
    </w:p>
    <w:p w14:paraId="1DDAE4A1" w14:textId="77777777" w:rsidR="00097EB7" w:rsidRDefault="00097EB7" w:rsidP="00097EB7">
      <w:pPr>
        <w:pStyle w:val="NoSpacing"/>
        <w:numPr>
          <w:ilvl w:val="1"/>
          <w:numId w:val="50"/>
        </w:numPr>
        <w:jc w:val="both"/>
        <w:rPr>
          <w:ins w:id="415" w:author="Papu Bhattacharya" w:date="2019-12-30T12:31:00Z"/>
          <w:rFonts w:ascii="Times New Roman" w:hAnsi="Times New Roman" w:cs="Times New Roman"/>
          <w:sz w:val="21"/>
          <w:szCs w:val="21"/>
        </w:rPr>
      </w:pPr>
      <w:ins w:id="416" w:author="Papu Bhattacharya" w:date="2019-12-30T12:31:00Z">
        <w:r>
          <w:rPr>
            <w:rFonts w:ascii="Times New Roman" w:hAnsi="Times New Roman" w:cs="Times New Roman"/>
            <w:sz w:val="21"/>
            <w:szCs w:val="21"/>
          </w:rPr>
          <w:t>Perform Performance and User Acceptance Tests to verify that migration met the desired SLA’s</w:t>
        </w:r>
      </w:ins>
    </w:p>
    <w:p w14:paraId="7181AF4E" w14:textId="77777777" w:rsidR="00097EB7" w:rsidRDefault="00097EB7" w:rsidP="00097EB7">
      <w:pPr>
        <w:pStyle w:val="NoSpacing"/>
        <w:numPr>
          <w:ilvl w:val="1"/>
          <w:numId w:val="50"/>
        </w:numPr>
        <w:jc w:val="both"/>
        <w:rPr>
          <w:ins w:id="417" w:author="Papu Bhattacharya" w:date="2019-12-30T12:31:00Z"/>
          <w:rFonts w:ascii="Times New Roman" w:hAnsi="Times New Roman" w:cs="Times New Roman"/>
          <w:sz w:val="21"/>
          <w:szCs w:val="21"/>
        </w:rPr>
      </w:pPr>
      <w:ins w:id="418" w:author="Papu Bhattacharya" w:date="2019-12-30T12:31:00Z">
        <w:r>
          <w:rPr>
            <w:rFonts w:ascii="Times New Roman" w:hAnsi="Times New Roman" w:cs="Times New Roman"/>
            <w:sz w:val="21"/>
            <w:szCs w:val="21"/>
          </w:rPr>
          <w:lastRenderedPageBreak/>
          <w:t>Perform scripted CIS compliance verification tests to verify the spawn environment comply with CIS requirement.</w:t>
        </w:r>
      </w:ins>
    </w:p>
    <w:p w14:paraId="172F33BB" w14:textId="61DCCF6B" w:rsidR="00097EB7" w:rsidRPr="001F42B1" w:rsidRDefault="00097EB7" w:rsidP="00097EB7">
      <w:pPr>
        <w:pStyle w:val="NoSpacing"/>
        <w:numPr>
          <w:ilvl w:val="0"/>
          <w:numId w:val="50"/>
        </w:numPr>
        <w:jc w:val="both"/>
        <w:rPr>
          <w:ins w:id="419" w:author="Papu Bhattacharya" w:date="2019-12-30T12:31:00Z"/>
          <w:rFonts w:ascii="Times New Roman" w:hAnsi="Times New Roman" w:cs="Times New Roman"/>
          <w:b/>
          <w:bCs/>
          <w:sz w:val="21"/>
          <w:szCs w:val="21"/>
        </w:rPr>
      </w:pPr>
      <w:ins w:id="420" w:author="Papu Bhattacharya" w:date="2019-12-30T12:31:00Z">
        <w:r w:rsidRPr="001F42B1">
          <w:rPr>
            <w:rFonts w:ascii="Times New Roman" w:hAnsi="Times New Roman" w:cs="Times New Roman"/>
            <w:b/>
            <w:bCs/>
            <w:smallCaps/>
            <w:sz w:val="21"/>
            <w:szCs w:val="21"/>
          </w:rPr>
          <w:t>Phase</w:t>
        </w:r>
        <w:r w:rsidRPr="001F42B1">
          <w:rPr>
            <w:rFonts w:ascii="Times New Roman" w:hAnsi="Times New Roman" w:cs="Times New Roman"/>
            <w:b/>
            <w:bCs/>
            <w:sz w:val="21"/>
            <w:szCs w:val="21"/>
          </w:rPr>
          <w:t xml:space="preserve"> 4: Training &amp; Transition </w:t>
        </w:r>
      </w:ins>
    </w:p>
    <w:p w14:paraId="4FF3C3E5" w14:textId="279663B6" w:rsidR="00412B1C" w:rsidRDefault="00412B1C" w:rsidP="00412B1C">
      <w:pPr>
        <w:pStyle w:val="NoSpacing"/>
        <w:numPr>
          <w:ilvl w:val="1"/>
          <w:numId w:val="50"/>
        </w:numPr>
        <w:jc w:val="both"/>
        <w:rPr>
          <w:ins w:id="421" w:author="Papu Bhattacharya" w:date="2019-12-30T12:42:00Z"/>
          <w:rFonts w:ascii="Times New Roman" w:hAnsi="Times New Roman" w:cs="Times New Roman"/>
          <w:sz w:val="21"/>
          <w:szCs w:val="21"/>
        </w:rPr>
      </w:pPr>
      <w:ins w:id="422" w:author="Papu Bhattacharya" w:date="2019-12-30T12:42:00Z">
        <w:r>
          <w:rPr>
            <w:rFonts w:ascii="Times New Roman" w:hAnsi="Times New Roman" w:cs="Times New Roman"/>
            <w:sz w:val="21"/>
            <w:szCs w:val="21"/>
          </w:rPr>
          <w:t>Training</w:t>
        </w:r>
        <w:r>
          <w:rPr>
            <w:rFonts w:ascii="Times New Roman" w:hAnsi="Times New Roman" w:cs="Times New Roman"/>
            <w:sz w:val="21"/>
            <w:szCs w:val="21"/>
          </w:rPr>
          <w:t xml:space="preserve"> is common for migration &amp; Data Flow Automation</w:t>
        </w:r>
      </w:ins>
    </w:p>
    <w:p w14:paraId="1391A7CC" w14:textId="68B16EC5" w:rsidR="00097EB7" w:rsidRDefault="00097EB7" w:rsidP="00097EB7">
      <w:pPr>
        <w:pStyle w:val="NoSpacing"/>
        <w:jc w:val="both"/>
        <w:rPr>
          <w:ins w:id="423" w:author="Papu Bhattacharya" w:date="2019-12-30T12:24:00Z"/>
          <w:rFonts w:ascii="Times New Roman" w:hAnsi="Times New Roman" w:cs="Times New Roman"/>
          <w:b/>
          <w:sz w:val="21"/>
          <w:szCs w:val="21"/>
        </w:rPr>
        <w:pPrChange w:id="424" w:author="Papu Bhattacharya" w:date="2019-12-30T12:24:00Z">
          <w:pPr>
            <w:pStyle w:val="NoSpacing"/>
            <w:numPr>
              <w:numId w:val="34"/>
            </w:numPr>
            <w:ind w:left="1440" w:hanging="360"/>
            <w:jc w:val="both"/>
          </w:pPr>
        </w:pPrChange>
      </w:pPr>
    </w:p>
    <w:p w14:paraId="366A7F86" w14:textId="77777777" w:rsidR="00097EB7" w:rsidRDefault="00097EB7" w:rsidP="00097EB7">
      <w:pPr>
        <w:pStyle w:val="NoSpacing"/>
        <w:jc w:val="both"/>
        <w:rPr>
          <w:rFonts w:ascii="Times New Roman" w:hAnsi="Times New Roman" w:cs="Times New Roman"/>
          <w:sz w:val="21"/>
          <w:szCs w:val="21"/>
        </w:rPr>
        <w:pPrChange w:id="425" w:author="Papu Bhattacharya" w:date="2019-12-30T12:24:00Z">
          <w:pPr>
            <w:pStyle w:val="NoSpacing"/>
            <w:numPr>
              <w:ilvl w:val="1"/>
              <w:numId w:val="34"/>
            </w:numPr>
            <w:ind w:left="2160" w:hanging="360"/>
            <w:jc w:val="both"/>
          </w:pPr>
        </w:pPrChange>
      </w:pPr>
    </w:p>
    <w:p w14:paraId="22139740" w14:textId="572F5CA1" w:rsidR="000A0154" w:rsidRPr="00446EEC" w:rsidRDefault="000A0154" w:rsidP="003D7AAD">
      <w:pPr>
        <w:pStyle w:val="NoSpacing"/>
        <w:jc w:val="both"/>
        <w:rPr>
          <w:rFonts w:ascii="Times New Roman" w:hAnsi="Times New Roman" w:cs="Times New Roman"/>
          <w:sz w:val="14"/>
          <w:szCs w:val="14"/>
        </w:rPr>
      </w:pPr>
    </w:p>
    <w:p w14:paraId="5264A34A" w14:textId="77777777" w:rsidR="000A0154" w:rsidRDefault="000A0154" w:rsidP="000A0154">
      <w:pPr>
        <w:pStyle w:val="NoSpacing"/>
        <w:jc w:val="both"/>
        <w:rPr>
          <w:rFonts w:ascii="Times New Roman" w:hAnsi="Times New Roman" w:cs="Times New Roman"/>
          <w:b/>
          <w:sz w:val="21"/>
          <w:szCs w:val="21"/>
        </w:rPr>
      </w:pPr>
      <w:r w:rsidRPr="00FC3DBD">
        <w:rPr>
          <w:rFonts w:ascii="Times New Roman Bold" w:hAnsi="Times New Roman Bold" w:cs="Times New Roman"/>
          <w:b/>
          <w:smallCaps/>
          <w:sz w:val="21"/>
          <w:szCs w:val="21"/>
        </w:rPr>
        <w:t>Migration Planning</w:t>
      </w:r>
    </w:p>
    <w:p w14:paraId="79D91F07" w14:textId="77777777" w:rsidR="000A0154" w:rsidRPr="00446EEC" w:rsidRDefault="000A0154" w:rsidP="000A0154">
      <w:pPr>
        <w:pStyle w:val="NoSpacing"/>
        <w:jc w:val="both"/>
        <w:rPr>
          <w:rFonts w:ascii="Times New Roman" w:hAnsi="Times New Roman" w:cs="Times New Roman"/>
          <w:sz w:val="14"/>
          <w:szCs w:val="14"/>
        </w:rPr>
      </w:pPr>
    </w:p>
    <w:p w14:paraId="198844E2" w14:textId="77777777" w:rsidR="000A0154" w:rsidRDefault="000A0154" w:rsidP="000A0154">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Identify workloads. For each Client Workload in source environment, SYNECTIKS will require:</w:t>
      </w:r>
    </w:p>
    <w:p w14:paraId="4DB0F327" w14:textId="79FCD0FB"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 xml:space="preserve">IP Address or DNS Name (If workloads have IP </w:t>
      </w:r>
      <w:ins w:id="426" w:author="Papu Bhattacharya" w:date="2019-12-30T16:27:00Z">
        <w:r w:rsidR="00211824">
          <w:rPr>
            <w:rFonts w:ascii="Times New Roman" w:hAnsi="Times New Roman" w:cs="Times New Roman"/>
            <w:sz w:val="21"/>
            <w:szCs w:val="21"/>
          </w:rPr>
          <w:t xml:space="preserve">and DNS </w:t>
        </w:r>
      </w:ins>
      <w:r>
        <w:rPr>
          <w:rFonts w:ascii="Times New Roman" w:hAnsi="Times New Roman" w:cs="Times New Roman"/>
          <w:sz w:val="21"/>
          <w:szCs w:val="21"/>
        </w:rPr>
        <w:t>dependencies)</w:t>
      </w:r>
    </w:p>
    <w:p w14:paraId="186D0F30" w14:textId="77777777"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 xml:space="preserve">Credentials for discovery </w:t>
      </w:r>
      <w:del w:id="427" w:author="Papu Bhattacharya" w:date="2019-12-30T16:28:00Z">
        <w:r w:rsidDel="00211824">
          <w:rPr>
            <w:rFonts w:ascii="Times New Roman" w:hAnsi="Times New Roman" w:cs="Times New Roman"/>
            <w:sz w:val="21"/>
            <w:szCs w:val="21"/>
          </w:rPr>
          <w:delText>(SSH Keys for Linux and username/password for Windows)</w:delText>
        </w:r>
      </w:del>
    </w:p>
    <w:p w14:paraId="2AEC6D1F" w14:textId="181B3188" w:rsidR="00B437C2" w:rsidDel="00211824" w:rsidRDefault="00B437C2" w:rsidP="00B437C2">
      <w:pPr>
        <w:pStyle w:val="NoSpacing"/>
        <w:numPr>
          <w:ilvl w:val="1"/>
          <w:numId w:val="35"/>
        </w:numPr>
        <w:jc w:val="both"/>
        <w:rPr>
          <w:del w:id="428" w:author="Papu Bhattacharya" w:date="2019-12-30T16:29:00Z"/>
          <w:rFonts w:ascii="Times New Roman" w:hAnsi="Times New Roman" w:cs="Times New Roman"/>
          <w:sz w:val="21"/>
          <w:szCs w:val="21"/>
        </w:rPr>
      </w:pPr>
      <w:del w:id="429" w:author="Papu Bhattacharya" w:date="2019-12-30T16:28:00Z">
        <w:r w:rsidDel="00211824">
          <w:rPr>
            <w:rFonts w:ascii="Times New Roman" w:hAnsi="Times New Roman" w:cs="Times New Roman"/>
            <w:sz w:val="21"/>
            <w:szCs w:val="21"/>
          </w:rPr>
          <w:delText>Workload</w:delText>
        </w:r>
      </w:del>
      <w:del w:id="430" w:author="Papu Bhattacharya" w:date="2019-12-30T16:29:00Z">
        <w:r w:rsidDel="00211824">
          <w:rPr>
            <w:rFonts w:ascii="Times New Roman" w:hAnsi="Times New Roman" w:cs="Times New Roman"/>
            <w:sz w:val="21"/>
            <w:szCs w:val="21"/>
          </w:rPr>
          <w:delText xml:space="preserve"> </w:delText>
        </w:r>
      </w:del>
      <w:del w:id="431" w:author="Papu Bhattacharya" w:date="2019-12-30T16:28:00Z">
        <w:r w:rsidDel="00211824">
          <w:rPr>
            <w:rFonts w:ascii="Times New Roman" w:hAnsi="Times New Roman" w:cs="Times New Roman"/>
            <w:sz w:val="21"/>
            <w:szCs w:val="21"/>
          </w:rPr>
          <w:delText>Image</w:delText>
        </w:r>
      </w:del>
      <w:del w:id="432" w:author="Papu Bhattacharya" w:date="2019-12-30T16:29:00Z">
        <w:r w:rsidDel="00211824">
          <w:rPr>
            <w:rFonts w:ascii="Times New Roman" w:hAnsi="Times New Roman" w:cs="Times New Roman"/>
            <w:sz w:val="21"/>
            <w:szCs w:val="21"/>
          </w:rPr>
          <w:delText xml:space="preserve"> Size (Synectiks will use discovery tool)</w:delText>
        </w:r>
      </w:del>
    </w:p>
    <w:p w14:paraId="4B22F914" w14:textId="6DCE56FD" w:rsidR="00B437C2" w:rsidDel="00211824" w:rsidRDefault="00B437C2" w:rsidP="00B437C2">
      <w:pPr>
        <w:pStyle w:val="NoSpacing"/>
        <w:numPr>
          <w:ilvl w:val="1"/>
          <w:numId w:val="35"/>
        </w:numPr>
        <w:jc w:val="both"/>
        <w:rPr>
          <w:del w:id="433" w:author="Papu Bhattacharya" w:date="2019-12-30T16:29:00Z"/>
          <w:rFonts w:ascii="Times New Roman" w:hAnsi="Times New Roman" w:cs="Times New Roman"/>
          <w:sz w:val="21"/>
          <w:szCs w:val="21"/>
        </w:rPr>
      </w:pPr>
      <w:del w:id="434" w:author="Papu Bhattacharya" w:date="2019-12-30T16:29:00Z">
        <w:r w:rsidDel="00211824">
          <w:rPr>
            <w:rFonts w:ascii="Times New Roman" w:hAnsi="Times New Roman" w:cs="Times New Roman"/>
            <w:sz w:val="21"/>
            <w:szCs w:val="21"/>
          </w:rPr>
          <w:delText>Size of Disks and Partitions (Synectiks will use discovery tool)</w:delText>
        </w:r>
      </w:del>
    </w:p>
    <w:p w14:paraId="17BA64A9" w14:textId="1DD88E2F"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Size of databases, usage pattern and content organization (Synectiks will use discovery tool)</w:t>
      </w:r>
    </w:p>
    <w:p w14:paraId="64B46C8D" w14:textId="3EC67525" w:rsidR="00B437C2" w:rsidDel="00211824" w:rsidRDefault="00B437C2" w:rsidP="00B437C2">
      <w:pPr>
        <w:pStyle w:val="NoSpacing"/>
        <w:numPr>
          <w:ilvl w:val="1"/>
          <w:numId w:val="35"/>
        </w:numPr>
        <w:jc w:val="both"/>
        <w:rPr>
          <w:del w:id="435" w:author="Papu Bhattacharya" w:date="2019-12-30T16:29:00Z"/>
          <w:rFonts w:ascii="Times New Roman" w:hAnsi="Times New Roman" w:cs="Times New Roman"/>
          <w:sz w:val="21"/>
          <w:szCs w:val="21"/>
        </w:rPr>
      </w:pPr>
      <w:del w:id="436" w:author="Papu Bhattacharya" w:date="2019-12-30T16:29:00Z">
        <w:r w:rsidDel="00211824">
          <w:rPr>
            <w:rFonts w:ascii="Times New Roman" w:hAnsi="Times New Roman" w:cs="Times New Roman"/>
            <w:sz w:val="21"/>
            <w:szCs w:val="21"/>
          </w:rPr>
          <w:delText>Size of filesystem</w:delText>
        </w:r>
      </w:del>
    </w:p>
    <w:p w14:paraId="78B55029" w14:textId="2DBE1DD7"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 xml:space="preserve">Configuration details of </w:t>
      </w:r>
      <w:ins w:id="437" w:author="Papu Bhattacharya" w:date="2019-12-30T16:29:00Z">
        <w:r w:rsidR="00211824">
          <w:rPr>
            <w:rFonts w:ascii="Times New Roman" w:hAnsi="Times New Roman" w:cs="Times New Roman"/>
            <w:sz w:val="21"/>
            <w:szCs w:val="21"/>
          </w:rPr>
          <w:t xml:space="preserve">database </w:t>
        </w:r>
      </w:ins>
      <w:del w:id="438" w:author="Papu Bhattacharya" w:date="2019-12-30T16:29:00Z">
        <w:r w:rsidDel="00211824">
          <w:rPr>
            <w:rFonts w:ascii="Times New Roman" w:hAnsi="Times New Roman" w:cs="Times New Roman"/>
            <w:sz w:val="21"/>
            <w:szCs w:val="21"/>
          </w:rPr>
          <w:delText>any Domain Controllers</w:delText>
        </w:r>
      </w:del>
    </w:p>
    <w:p w14:paraId="5FC83B1E" w14:textId="44260770" w:rsidR="00211824" w:rsidRDefault="00211824" w:rsidP="00B437C2">
      <w:pPr>
        <w:pStyle w:val="NoSpacing"/>
        <w:numPr>
          <w:ilvl w:val="0"/>
          <w:numId w:val="35"/>
        </w:numPr>
        <w:jc w:val="both"/>
        <w:rPr>
          <w:ins w:id="439" w:author="Papu Bhattacharya" w:date="2019-12-30T16:32:00Z"/>
          <w:rFonts w:ascii="Times New Roman" w:hAnsi="Times New Roman" w:cs="Times New Roman"/>
          <w:sz w:val="21"/>
          <w:szCs w:val="21"/>
        </w:rPr>
      </w:pPr>
      <w:ins w:id="440" w:author="Papu Bhattacharya" w:date="2019-12-30T16:31:00Z">
        <w:r>
          <w:rPr>
            <w:rFonts w:ascii="Times New Roman" w:hAnsi="Times New Roman" w:cs="Times New Roman"/>
            <w:sz w:val="21"/>
            <w:szCs w:val="21"/>
          </w:rPr>
          <w:t xml:space="preserve">Determine whether AWS RDS will be </w:t>
        </w:r>
      </w:ins>
      <w:ins w:id="441" w:author="Papu Bhattacharya" w:date="2019-12-30T16:32:00Z">
        <w:r>
          <w:rPr>
            <w:rFonts w:ascii="Times New Roman" w:hAnsi="Times New Roman" w:cs="Times New Roman"/>
            <w:sz w:val="21"/>
            <w:szCs w:val="21"/>
          </w:rPr>
          <w:t>used,</w:t>
        </w:r>
      </w:ins>
      <w:ins w:id="442" w:author="Papu Bhattacharya" w:date="2019-12-30T16:31:00Z">
        <w:r>
          <w:rPr>
            <w:rFonts w:ascii="Times New Roman" w:hAnsi="Times New Roman" w:cs="Times New Roman"/>
            <w:sz w:val="21"/>
            <w:szCs w:val="21"/>
          </w:rPr>
          <w:t xml:space="preserve"> </w:t>
        </w:r>
      </w:ins>
      <w:ins w:id="443" w:author="Papu Bhattacharya" w:date="2019-12-30T16:32:00Z">
        <w:r>
          <w:rPr>
            <w:rFonts w:ascii="Times New Roman" w:hAnsi="Times New Roman" w:cs="Times New Roman"/>
            <w:sz w:val="21"/>
            <w:szCs w:val="21"/>
          </w:rPr>
          <w:t>or we do AS-IS migration of the existing MS-SQL Servers.</w:t>
        </w:r>
      </w:ins>
    </w:p>
    <w:p w14:paraId="33D30AE0" w14:textId="7120A9CA" w:rsidR="00211824" w:rsidRDefault="00211824" w:rsidP="00B437C2">
      <w:pPr>
        <w:pStyle w:val="NoSpacing"/>
        <w:numPr>
          <w:ilvl w:val="0"/>
          <w:numId w:val="35"/>
        </w:numPr>
        <w:jc w:val="both"/>
        <w:rPr>
          <w:ins w:id="444" w:author="Papu Bhattacharya" w:date="2019-12-30T16:34:00Z"/>
          <w:rFonts w:ascii="Times New Roman" w:hAnsi="Times New Roman" w:cs="Times New Roman"/>
          <w:sz w:val="21"/>
          <w:szCs w:val="21"/>
        </w:rPr>
      </w:pPr>
      <w:ins w:id="445" w:author="Papu Bhattacharya" w:date="2019-12-30T16:33:00Z">
        <w:r>
          <w:rPr>
            <w:rFonts w:ascii="Times New Roman" w:hAnsi="Times New Roman" w:cs="Times New Roman"/>
            <w:sz w:val="21"/>
            <w:szCs w:val="21"/>
          </w:rPr>
          <w:t xml:space="preserve">Determine the target licensing </w:t>
        </w:r>
      </w:ins>
      <w:ins w:id="446" w:author="Papu Bhattacharya" w:date="2019-12-30T16:34:00Z">
        <w:r>
          <w:rPr>
            <w:rFonts w:ascii="Times New Roman" w:hAnsi="Times New Roman" w:cs="Times New Roman"/>
            <w:sz w:val="21"/>
            <w:szCs w:val="21"/>
          </w:rPr>
          <w:t>requirements,</w:t>
        </w:r>
      </w:ins>
      <w:ins w:id="447" w:author="Papu Bhattacharya" w:date="2019-12-30T16:33:00Z">
        <w:r>
          <w:rPr>
            <w:rFonts w:ascii="Times New Roman" w:hAnsi="Times New Roman" w:cs="Times New Roman"/>
            <w:sz w:val="21"/>
            <w:szCs w:val="21"/>
          </w:rPr>
          <w:t xml:space="preserve"> whether existing license will be continued or AWS inherent licensing will be </w:t>
        </w:r>
      </w:ins>
      <w:ins w:id="448" w:author="Papu Bhattacharya" w:date="2019-12-30T16:34:00Z">
        <w:r>
          <w:rPr>
            <w:rFonts w:ascii="Times New Roman" w:hAnsi="Times New Roman" w:cs="Times New Roman"/>
            <w:sz w:val="21"/>
            <w:szCs w:val="21"/>
          </w:rPr>
          <w:t>used.</w:t>
        </w:r>
      </w:ins>
    </w:p>
    <w:p w14:paraId="3CE23D7F" w14:textId="4279C8B8" w:rsidR="00211824" w:rsidRPr="00211824" w:rsidRDefault="00211824" w:rsidP="00211824">
      <w:pPr>
        <w:pStyle w:val="NoSpacing"/>
        <w:numPr>
          <w:ilvl w:val="0"/>
          <w:numId w:val="35"/>
        </w:numPr>
        <w:jc w:val="both"/>
        <w:rPr>
          <w:ins w:id="449" w:author="Papu Bhattacharya" w:date="2019-12-30T16:34:00Z"/>
          <w:rFonts w:ascii="Times New Roman" w:hAnsi="Times New Roman" w:cs="Times New Roman"/>
          <w:sz w:val="21"/>
          <w:szCs w:val="21"/>
          <w:rPrChange w:id="450" w:author="Papu Bhattacharya" w:date="2019-12-30T16:36:00Z">
            <w:rPr>
              <w:ins w:id="451" w:author="Papu Bhattacharya" w:date="2019-12-30T16:34:00Z"/>
              <w:rFonts w:ascii="Times New Roman" w:hAnsi="Times New Roman" w:cs="Times New Roman"/>
              <w:sz w:val="21"/>
              <w:szCs w:val="21"/>
            </w:rPr>
          </w:rPrChange>
        </w:rPr>
        <w:pPrChange w:id="452" w:author="Papu Bhattacharya" w:date="2019-12-30T16:36:00Z">
          <w:pPr>
            <w:pStyle w:val="NoSpacing"/>
            <w:numPr>
              <w:numId w:val="35"/>
            </w:numPr>
            <w:ind w:left="1440" w:hanging="360"/>
            <w:jc w:val="both"/>
          </w:pPr>
        </w:pPrChange>
      </w:pPr>
      <w:ins w:id="453" w:author="Papu Bhattacharya" w:date="2019-12-30T16:34:00Z">
        <w:r>
          <w:rPr>
            <w:rFonts w:ascii="Times New Roman" w:hAnsi="Times New Roman" w:cs="Times New Roman"/>
            <w:sz w:val="21"/>
            <w:szCs w:val="21"/>
          </w:rPr>
          <w:t xml:space="preserve">Define the Database security and compliance </w:t>
        </w:r>
      </w:ins>
      <w:ins w:id="454" w:author="Papu Bhattacharya" w:date="2019-12-30T16:36:00Z">
        <w:r>
          <w:rPr>
            <w:rFonts w:ascii="Times New Roman" w:hAnsi="Times New Roman" w:cs="Times New Roman"/>
            <w:sz w:val="21"/>
            <w:szCs w:val="21"/>
          </w:rPr>
          <w:t>requirements,</w:t>
        </w:r>
      </w:ins>
      <w:ins w:id="455" w:author="Papu Bhattacharya" w:date="2019-12-30T16:34:00Z">
        <w:r>
          <w:rPr>
            <w:rFonts w:ascii="Times New Roman" w:hAnsi="Times New Roman" w:cs="Times New Roman"/>
            <w:sz w:val="21"/>
            <w:szCs w:val="21"/>
          </w:rPr>
          <w:t xml:space="preserve"> access control </w:t>
        </w:r>
      </w:ins>
      <w:ins w:id="456" w:author="Papu Bhattacharya" w:date="2019-12-30T16:35:00Z">
        <w:r>
          <w:rPr>
            <w:rFonts w:ascii="Times New Roman" w:hAnsi="Times New Roman" w:cs="Times New Roman"/>
            <w:sz w:val="21"/>
            <w:szCs w:val="21"/>
          </w:rPr>
          <w:t>, authentication mechanism , if authentication mechanism has some dependency on OnPrem AD controller.</w:t>
        </w:r>
      </w:ins>
    </w:p>
    <w:p w14:paraId="5ED12729" w14:textId="2629FCC6"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Define where the discovery and migration tools will be Installed (We recommend to use discovery &amp; migration tools to speed up the process)</w:t>
      </w:r>
    </w:p>
    <w:p w14:paraId="18D829E3"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Determine Network Connectivity to Origin &amp; Target environments</w:t>
      </w:r>
    </w:p>
    <w:p w14:paraId="37CBA2B6"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Determine Network Topology in Origin &amp; Target environments</w:t>
      </w:r>
    </w:p>
    <w:p w14:paraId="1A2DF144"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Identify other Migration processes and constraints</w:t>
      </w:r>
    </w:p>
    <w:p w14:paraId="6F8D8CAD" w14:textId="4F7C82BD"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 xml:space="preserve">Determine Target environment </w:t>
      </w:r>
      <w:del w:id="457" w:author="Papu Bhattacharya" w:date="2019-12-30T16:36:00Z">
        <w:r w:rsidDel="00211824">
          <w:rPr>
            <w:rFonts w:ascii="Times New Roman" w:hAnsi="Times New Roman" w:cs="Times New Roman"/>
            <w:sz w:val="21"/>
            <w:szCs w:val="21"/>
          </w:rPr>
          <w:delText>(for each Client Workload)</w:delText>
        </w:r>
      </w:del>
    </w:p>
    <w:p w14:paraId="245AB3EC"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Define and design Service Structure</w:t>
      </w:r>
    </w:p>
    <w:p w14:paraId="46B52DF0" w14:textId="644AC318" w:rsidR="00B437C2" w:rsidDel="00211824" w:rsidRDefault="00B437C2" w:rsidP="00B437C2">
      <w:pPr>
        <w:pStyle w:val="NoSpacing"/>
        <w:numPr>
          <w:ilvl w:val="0"/>
          <w:numId w:val="35"/>
        </w:numPr>
        <w:jc w:val="both"/>
        <w:rPr>
          <w:del w:id="458" w:author="Papu Bhattacharya" w:date="2019-12-30T16:30:00Z"/>
          <w:rFonts w:ascii="Times New Roman" w:hAnsi="Times New Roman" w:cs="Times New Roman"/>
          <w:sz w:val="21"/>
          <w:szCs w:val="21"/>
        </w:rPr>
      </w:pPr>
      <w:del w:id="459" w:author="Papu Bhattacharya" w:date="2019-12-30T16:30:00Z">
        <w:r w:rsidDel="00211824">
          <w:rPr>
            <w:rFonts w:ascii="Times New Roman" w:hAnsi="Times New Roman" w:cs="Times New Roman"/>
            <w:sz w:val="21"/>
            <w:szCs w:val="21"/>
          </w:rPr>
          <w:delText>Server Groupings or Servers that work together (moved together) RMM can create port map of interrelated workloads</w:delText>
        </w:r>
      </w:del>
    </w:p>
    <w:p w14:paraId="2FB03BC9" w14:textId="51104955" w:rsidR="00B437C2" w:rsidDel="00211824" w:rsidRDefault="00B437C2" w:rsidP="00B437C2">
      <w:pPr>
        <w:pStyle w:val="NoSpacing"/>
        <w:numPr>
          <w:ilvl w:val="0"/>
          <w:numId w:val="35"/>
        </w:numPr>
        <w:jc w:val="both"/>
        <w:rPr>
          <w:del w:id="460" w:author="Papu Bhattacharya" w:date="2019-12-30T16:30:00Z"/>
          <w:rFonts w:ascii="Times New Roman" w:hAnsi="Times New Roman" w:cs="Times New Roman"/>
          <w:sz w:val="21"/>
          <w:szCs w:val="21"/>
        </w:rPr>
      </w:pPr>
      <w:del w:id="461" w:author="Papu Bhattacharya" w:date="2019-12-30T16:30:00Z">
        <w:r w:rsidDel="00211824">
          <w:rPr>
            <w:rFonts w:ascii="Times New Roman" w:hAnsi="Times New Roman" w:cs="Times New Roman"/>
            <w:sz w:val="21"/>
            <w:szCs w:val="21"/>
          </w:rPr>
          <w:delText>Migration Groupings and Waves</w:delText>
        </w:r>
      </w:del>
    </w:p>
    <w:p w14:paraId="16F26191"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Migration Timeframe</w:t>
      </w:r>
    </w:p>
    <w:p w14:paraId="6B95BF74"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Migration Windows</w:t>
      </w:r>
    </w:p>
    <w:p w14:paraId="6ADEC5CA"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Acceptance Test Plan</w:t>
      </w:r>
    </w:p>
    <w:p w14:paraId="6BDD3811" w14:textId="7F56D1F0" w:rsidR="007F1931" w:rsidRDefault="00B437C2" w:rsidP="00B437C2">
      <w:pPr>
        <w:pStyle w:val="NoSpacing"/>
        <w:numPr>
          <w:ilvl w:val="0"/>
          <w:numId w:val="35"/>
        </w:numPr>
        <w:jc w:val="both"/>
        <w:rPr>
          <w:rFonts w:ascii="Times New Roman" w:hAnsi="Times New Roman" w:cs="Times New Roman"/>
          <w:sz w:val="21"/>
          <w:szCs w:val="21"/>
        </w:rPr>
      </w:pPr>
      <w:r w:rsidRPr="000A0154">
        <w:rPr>
          <w:rFonts w:ascii="Times New Roman" w:hAnsi="Times New Roman" w:cs="Times New Roman"/>
          <w:sz w:val="21"/>
          <w:szCs w:val="21"/>
        </w:rPr>
        <w:t>Cutover Requirements</w:t>
      </w:r>
    </w:p>
    <w:p w14:paraId="6B0442F1" w14:textId="4C43EF44" w:rsidR="00D13C2D" w:rsidRPr="000A0154" w:rsidRDefault="00D13C2D" w:rsidP="000A0154">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Risk and Fallback Plan</w:t>
      </w:r>
    </w:p>
    <w:p w14:paraId="15F09520" w14:textId="79CF5A9D" w:rsidR="006072D8" w:rsidRPr="00446EEC" w:rsidRDefault="006072D8" w:rsidP="00840C0D">
      <w:pPr>
        <w:pStyle w:val="NoSpacing"/>
        <w:rPr>
          <w:rFonts w:ascii="Times New Roman" w:hAnsi="Times New Roman" w:cs="Times New Roman"/>
          <w:sz w:val="14"/>
          <w:szCs w:val="14"/>
        </w:rPr>
      </w:pPr>
    </w:p>
    <w:p w14:paraId="22D43E56" w14:textId="00C9C48F" w:rsidR="003D7AAD" w:rsidRPr="00FC3DBD" w:rsidRDefault="003D7AAD" w:rsidP="00FC3DBD">
      <w:pPr>
        <w:pStyle w:val="NoSpacing"/>
        <w:jc w:val="both"/>
        <w:rPr>
          <w:rFonts w:ascii="Times New Roman Bold" w:hAnsi="Times New Roman Bold" w:cs="Times New Roman"/>
          <w:b/>
          <w:smallCaps/>
          <w:sz w:val="21"/>
          <w:szCs w:val="21"/>
        </w:rPr>
      </w:pPr>
      <w:r w:rsidRPr="00FC3DBD">
        <w:rPr>
          <w:rFonts w:ascii="Times New Roman Bold" w:hAnsi="Times New Roman Bold" w:cs="Times New Roman"/>
          <w:b/>
          <w:smallCaps/>
          <w:sz w:val="21"/>
          <w:szCs w:val="21"/>
        </w:rPr>
        <w:t>Migration</w:t>
      </w:r>
    </w:p>
    <w:p w14:paraId="57864A1C" w14:textId="55D5FBCC" w:rsidR="003D7AAD" w:rsidRPr="00446EEC" w:rsidRDefault="003D7AAD" w:rsidP="00840C0D">
      <w:pPr>
        <w:pStyle w:val="NoSpacing"/>
        <w:rPr>
          <w:rFonts w:ascii="Times New Roman" w:hAnsi="Times New Roman" w:cs="Times New Roman"/>
          <w:sz w:val="14"/>
          <w:szCs w:val="14"/>
        </w:rPr>
      </w:pPr>
    </w:p>
    <w:p w14:paraId="7CEF392A" w14:textId="6F669BEC" w:rsidR="00B437C2" w:rsidRPr="004F21CC" w:rsidDel="0009412F" w:rsidRDefault="00B437C2" w:rsidP="00B437C2">
      <w:pPr>
        <w:pStyle w:val="NoSpacing"/>
        <w:numPr>
          <w:ilvl w:val="0"/>
          <w:numId w:val="37"/>
        </w:numPr>
        <w:jc w:val="both"/>
        <w:rPr>
          <w:del w:id="462" w:author="Papu Bhattacharya" w:date="2019-12-30T16:37:00Z"/>
          <w:rFonts w:ascii="Times New Roman" w:hAnsi="Times New Roman" w:cs="Times New Roman"/>
          <w:sz w:val="21"/>
          <w:szCs w:val="21"/>
        </w:rPr>
      </w:pPr>
      <w:del w:id="463" w:author="Papu Bhattacharya" w:date="2019-12-30T16:37:00Z">
        <w:r w:rsidDel="0009412F">
          <w:rPr>
            <w:rFonts w:ascii="Times New Roman" w:hAnsi="Times New Roman" w:cs="Times New Roman"/>
            <w:sz w:val="21"/>
            <w:szCs w:val="21"/>
          </w:rPr>
          <w:delText>Live capture of the system images and local disks for each wave/group of applications or some cases e</w:delText>
        </w:r>
        <w:r w:rsidRPr="004F21CC" w:rsidDel="0009412F">
          <w:rPr>
            <w:rFonts w:ascii="Times New Roman" w:hAnsi="Times New Roman" w:cs="Times New Roman"/>
            <w:sz w:val="21"/>
            <w:szCs w:val="21"/>
          </w:rPr>
          <w:delText>xport of existing system data</w:delText>
        </w:r>
      </w:del>
    </w:p>
    <w:p w14:paraId="00710290"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Provision Application/Services Hosting Zones and Operation Support System Zone</w:t>
      </w:r>
    </w:p>
    <w:p w14:paraId="0A7BFCFF"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Provision New Systems in destination</w:t>
      </w:r>
    </w:p>
    <w:p w14:paraId="51A57C55"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Assign workloads in destination</w:t>
      </w:r>
    </w:p>
    <w:p w14:paraId="549FA8F9" w14:textId="77777777" w:rsidR="00B437C2" w:rsidRDefault="00B437C2" w:rsidP="00B437C2">
      <w:pPr>
        <w:pStyle w:val="NoSpacing"/>
        <w:numPr>
          <w:ilvl w:val="1"/>
          <w:numId w:val="37"/>
        </w:numPr>
        <w:jc w:val="both"/>
        <w:rPr>
          <w:rFonts w:ascii="Times New Roman" w:hAnsi="Times New Roman" w:cs="Times New Roman"/>
          <w:sz w:val="21"/>
          <w:szCs w:val="21"/>
        </w:rPr>
      </w:pPr>
      <w:r>
        <w:rPr>
          <w:rFonts w:ascii="Times New Roman" w:hAnsi="Times New Roman" w:cs="Times New Roman"/>
          <w:sz w:val="21"/>
          <w:szCs w:val="21"/>
        </w:rPr>
        <w:t>Configuration in destination</w:t>
      </w:r>
    </w:p>
    <w:p w14:paraId="0C2243C2" w14:textId="77777777" w:rsidR="00B437C2" w:rsidRDefault="00B437C2" w:rsidP="00B437C2">
      <w:pPr>
        <w:pStyle w:val="NoSpacing"/>
        <w:numPr>
          <w:ilvl w:val="1"/>
          <w:numId w:val="37"/>
        </w:numPr>
        <w:jc w:val="both"/>
        <w:rPr>
          <w:rFonts w:ascii="Times New Roman" w:hAnsi="Times New Roman" w:cs="Times New Roman"/>
          <w:sz w:val="21"/>
          <w:szCs w:val="21"/>
        </w:rPr>
      </w:pPr>
      <w:r>
        <w:rPr>
          <w:rFonts w:ascii="Times New Roman" w:hAnsi="Times New Roman" w:cs="Times New Roman"/>
          <w:sz w:val="21"/>
          <w:szCs w:val="21"/>
        </w:rPr>
        <w:t>Configure new Network Configurations</w:t>
      </w:r>
    </w:p>
    <w:p w14:paraId="198E2127" w14:textId="77777777" w:rsidR="00B437C2" w:rsidRDefault="00B437C2" w:rsidP="00B437C2">
      <w:pPr>
        <w:pStyle w:val="NoSpacing"/>
        <w:numPr>
          <w:ilvl w:val="1"/>
          <w:numId w:val="37"/>
        </w:numPr>
        <w:jc w:val="both"/>
        <w:rPr>
          <w:rFonts w:ascii="Times New Roman" w:hAnsi="Times New Roman" w:cs="Times New Roman"/>
          <w:sz w:val="21"/>
          <w:szCs w:val="21"/>
        </w:rPr>
      </w:pPr>
      <w:r>
        <w:rPr>
          <w:rFonts w:ascii="Times New Roman" w:hAnsi="Times New Roman" w:cs="Times New Roman"/>
          <w:sz w:val="21"/>
          <w:szCs w:val="21"/>
        </w:rPr>
        <w:t>Import of Application data in Target environment</w:t>
      </w:r>
    </w:p>
    <w:p w14:paraId="00FCD630" w14:textId="77777777" w:rsidR="00244046" w:rsidRDefault="00244046" w:rsidP="00B437C2">
      <w:pPr>
        <w:pStyle w:val="NoSpacing"/>
        <w:numPr>
          <w:ilvl w:val="0"/>
          <w:numId w:val="37"/>
        </w:numPr>
        <w:jc w:val="both"/>
        <w:rPr>
          <w:ins w:id="464" w:author="Papu Bhattacharya" w:date="2019-12-30T16:42:00Z"/>
          <w:rFonts w:ascii="Times New Roman" w:hAnsi="Times New Roman" w:cs="Times New Roman"/>
          <w:sz w:val="21"/>
          <w:szCs w:val="21"/>
        </w:rPr>
      </w:pPr>
      <w:ins w:id="465" w:author="Papu Bhattacharya" w:date="2019-12-30T16:41:00Z">
        <w:r>
          <w:rPr>
            <w:rFonts w:ascii="Times New Roman" w:hAnsi="Times New Roman" w:cs="Times New Roman"/>
            <w:sz w:val="21"/>
            <w:szCs w:val="21"/>
          </w:rPr>
          <w:t>Establish network r</w:t>
        </w:r>
      </w:ins>
      <w:ins w:id="466" w:author="Papu Bhattacharya" w:date="2019-12-30T16:42:00Z">
        <w:r>
          <w:rPr>
            <w:rFonts w:ascii="Times New Roman" w:hAnsi="Times New Roman" w:cs="Times New Roman"/>
            <w:sz w:val="21"/>
            <w:szCs w:val="21"/>
          </w:rPr>
          <w:t>equired to communicate with any on-prem services say AD.</w:t>
        </w:r>
      </w:ins>
    </w:p>
    <w:p w14:paraId="7C9A8711" w14:textId="169F86A3"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Synchronize local data between source and destination post migration</w:t>
      </w:r>
    </w:p>
    <w:p w14:paraId="4F3C9654"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Establish monitoring and auditing ability for target setup</w:t>
      </w:r>
    </w:p>
    <w:p w14:paraId="625FF7CB" w14:textId="4E789901" w:rsidR="00B437C2" w:rsidRDefault="00B437C2" w:rsidP="00B437C2">
      <w:pPr>
        <w:pStyle w:val="NoSpacing"/>
        <w:numPr>
          <w:ilvl w:val="0"/>
          <w:numId w:val="37"/>
        </w:numPr>
        <w:jc w:val="both"/>
        <w:rPr>
          <w:ins w:id="467" w:author="Papu Bhattacharya" w:date="2019-12-30T16:38:00Z"/>
          <w:rFonts w:ascii="Times New Roman" w:hAnsi="Times New Roman" w:cs="Times New Roman"/>
          <w:sz w:val="21"/>
          <w:szCs w:val="21"/>
        </w:rPr>
      </w:pPr>
      <w:r>
        <w:rPr>
          <w:rFonts w:ascii="Times New Roman" w:hAnsi="Times New Roman" w:cs="Times New Roman"/>
          <w:sz w:val="21"/>
          <w:szCs w:val="21"/>
        </w:rPr>
        <w:t>Establish application and system upgrade mechanism for target systems</w:t>
      </w:r>
    </w:p>
    <w:p w14:paraId="0392A757" w14:textId="4A22932B" w:rsidR="0009412F" w:rsidRDefault="0009412F" w:rsidP="00B437C2">
      <w:pPr>
        <w:pStyle w:val="NoSpacing"/>
        <w:numPr>
          <w:ilvl w:val="0"/>
          <w:numId w:val="37"/>
        </w:numPr>
        <w:jc w:val="both"/>
        <w:rPr>
          <w:ins w:id="468" w:author="Papu Bhattacharya" w:date="2019-12-30T16:39:00Z"/>
          <w:rFonts w:ascii="Times New Roman" w:hAnsi="Times New Roman" w:cs="Times New Roman"/>
          <w:sz w:val="21"/>
          <w:szCs w:val="21"/>
        </w:rPr>
      </w:pPr>
      <w:ins w:id="469" w:author="Papu Bhattacharya" w:date="2019-12-30T16:38:00Z">
        <w:r>
          <w:rPr>
            <w:rFonts w:ascii="Times New Roman" w:hAnsi="Times New Roman" w:cs="Times New Roman"/>
            <w:sz w:val="21"/>
            <w:szCs w:val="21"/>
          </w:rPr>
          <w:t>Establish Backup and DR mechanism as specified in migration plan</w:t>
        </w:r>
      </w:ins>
    </w:p>
    <w:p w14:paraId="2B74BA41" w14:textId="7F7BDFE9" w:rsidR="0009412F" w:rsidRDefault="0009412F" w:rsidP="00B437C2">
      <w:pPr>
        <w:pStyle w:val="NoSpacing"/>
        <w:numPr>
          <w:ilvl w:val="0"/>
          <w:numId w:val="37"/>
        </w:numPr>
        <w:jc w:val="both"/>
        <w:rPr>
          <w:rFonts w:ascii="Times New Roman" w:hAnsi="Times New Roman" w:cs="Times New Roman"/>
          <w:sz w:val="21"/>
          <w:szCs w:val="21"/>
        </w:rPr>
      </w:pPr>
      <w:ins w:id="470" w:author="Papu Bhattacharya" w:date="2019-12-30T16:39:00Z">
        <w:r>
          <w:rPr>
            <w:rFonts w:ascii="Times New Roman" w:hAnsi="Times New Roman" w:cs="Times New Roman"/>
            <w:sz w:val="21"/>
            <w:szCs w:val="21"/>
          </w:rPr>
          <w:t xml:space="preserve">Establish security and compliance </w:t>
        </w:r>
      </w:ins>
      <w:ins w:id="471" w:author="Papu Bhattacharya" w:date="2019-12-30T16:42:00Z">
        <w:r w:rsidR="00244046">
          <w:rPr>
            <w:rFonts w:ascii="Times New Roman" w:hAnsi="Times New Roman" w:cs="Times New Roman"/>
            <w:sz w:val="21"/>
            <w:szCs w:val="21"/>
          </w:rPr>
          <w:t>requirement,</w:t>
        </w:r>
      </w:ins>
      <w:ins w:id="472" w:author="Papu Bhattacharya" w:date="2019-12-30T16:39:00Z">
        <w:r>
          <w:rPr>
            <w:rFonts w:ascii="Times New Roman" w:hAnsi="Times New Roman" w:cs="Times New Roman"/>
            <w:sz w:val="21"/>
            <w:szCs w:val="21"/>
          </w:rPr>
          <w:t xml:space="preserve"> scripted automation for continuous security and </w:t>
        </w:r>
      </w:ins>
      <w:ins w:id="473" w:author="Papu Bhattacharya" w:date="2019-12-30T16:40:00Z">
        <w:r>
          <w:rPr>
            <w:rFonts w:ascii="Times New Roman" w:hAnsi="Times New Roman" w:cs="Times New Roman"/>
            <w:sz w:val="21"/>
            <w:szCs w:val="21"/>
          </w:rPr>
          <w:t>continuous compliance</w:t>
        </w:r>
      </w:ins>
    </w:p>
    <w:p w14:paraId="34CC74CB" w14:textId="16B21A70" w:rsidR="001151B9" w:rsidRPr="003D7AAD"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Document operation support document</w:t>
      </w:r>
    </w:p>
    <w:p w14:paraId="7526A467" w14:textId="0E98E5F1" w:rsidR="00A51C13" w:rsidRDefault="00A51C13" w:rsidP="00840C0D">
      <w:pPr>
        <w:pStyle w:val="NoSpacing"/>
        <w:rPr>
          <w:rFonts w:ascii="Times New Roman" w:hAnsi="Times New Roman" w:cs="Times New Roman"/>
          <w:sz w:val="21"/>
          <w:szCs w:val="21"/>
        </w:rPr>
      </w:pPr>
    </w:p>
    <w:p w14:paraId="30FDAEE5" w14:textId="1AECE911" w:rsidR="006D009A" w:rsidRPr="006D009A" w:rsidRDefault="00293539" w:rsidP="006D009A">
      <w:pPr>
        <w:pStyle w:val="Heading2"/>
        <w:numPr>
          <w:ilvl w:val="0"/>
          <w:numId w:val="11"/>
        </w:numPr>
        <w:rPr>
          <w:smallCaps/>
          <w:sz w:val="32"/>
          <w:szCs w:val="32"/>
        </w:rPr>
      </w:pPr>
      <w:bookmarkStart w:id="474" w:name="_Toc28618007"/>
      <w:r>
        <w:rPr>
          <w:smallCaps/>
          <w:sz w:val="32"/>
          <w:szCs w:val="32"/>
        </w:rPr>
        <w:t>Assumptions</w:t>
      </w:r>
      <w:bookmarkEnd w:id="474"/>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9137C">
      <w:pPr>
        <w:pStyle w:val="ListParagraph"/>
        <w:numPr>
          <w:ilvl w:val="1"/>
          <w:numId w:val="41"/>
        </w:numPr>
        <w:spacing w:after="0" w:line="240" w:lineRule="auto"/>
        <w:contextualSpacing w:val="0"/>
        <w:rPr>
          <w:rFonts w:ascii="Times New Roman" w:hAnsi="Times New Roman" w:cs="Times New Roman"/>
          <w:vanish/>
          <w:sz w:val="21"/>
          <w:szCs w:val="21"/>
        </w:rPr>
      </w:pPr>
    </w:p>
    <w:p w14:paraId="512F12A6" w14:textId="22D59B13" w:rsidR="006D009A" w:rsidRDefault="006D009A" w:rsidP="0089137C">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36E042E9" w14:textId="6EE44225" w:rsidR="0089137C" w:rsidRDefault="0089137C" w:rsidP="0089137C">
      <w:pPr>
        <w:pStyle w:val="NoSpacing"/>
        <w:numPr>
          <w:ilvl w:val="1"/>
          <w:numId w:val="45"/>
        </w:numPr>
        <w:rPr>
          <w:rFonts w:ascii="Times New Roman" w:hAnsi="Times New Roman" w:cs="Times New Roman"/>
          <w:b/>
          <w:smallCaps/>
          <w:sz w:val="21"/>
          <w:szCs w:val="21"/>
        </w:rPr>
      </w:pPr>
      <w:r w:rsidRPr="00441D4F">
        <w:rPr>
          <w:rFonts w:ascii="Times New Roman" w:hAnsi="Times New Roman" w:cs="Times New Roman"/>
          <w:b/>
          <w:smallCaps/>
          <w:sz w:val="21"/>
          <w:szCs w:val="21"/>
        </w:rPr>
        <w:t>General</w:t>
      </w:r>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89137C" w:rsidRDefault="0089137C" w:rsidP="00441D4F">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77777777" w:rsidR="0089137C" w:rsidRPr="00446EEC" w:rsidRDefault="0089137C" w:rsidP="0089137C">
      <w:pPr>
        <w:pStyle w:val="NoSpacing"/>
        <w:rPr>
          <w:rFonts w:ascii="Times New Roman" w:hAnsi="Times New Roman" w:cs="Times New Roman"/>
          <w:sz w:val="14"/>
          <w:szCs w:val="14"/>
        </w:rPr>
      </w:pPr>
    </w:p>
    <w:p w14:paraId="0D029A8C" w14:textId="58098F9C" w:rsidR="0089137C" w:rsidRPr="0089137C" w:rsidRDefault="0089137C"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Project Specific</w:t>
      </w:r>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Customer shall provide SYNECTIKS access to all necessary workstations, servers, data and telecommunications facilities and equipment in a timely fashion. In addition, Customer shall timely provide [any consents, approvals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89137C" w:rsidRDefault="00441D4F" w:rsidP="00441D4F">
      <w:pPr>
        <w:pStyle w:val="NoSpacing"/>
        <w:numPr>
          <w:ilvl w:val="0"/>
          <w:numId w:val="44"/>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sidR="004A1E89">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22456B7B" w14:textId="77777777" w:rsidR="004C0ECE" w:rsidRDefault="004C0ECE" w:rsidP="0089137C">
      <w:pPr>
        <w:pStyle w:val="NoSpacing"/>
        <w:jc w:val="both"/>
        <w:rPr>
          <w:rFonts w:ascii="Times New Roman" w:hAnsi="Times New Roman" w:cs="Times New Roman"/>
          <w:sz w:val="21"/>
          <w:szCs w:val="21"/>
        </w:rPr>
      </w:pPr>
    </w:p>
    <w:p w14:paraId="18F3E608" w14:textId="753D930B" w:rsidR="00441D4F" w:rsidRPr="006D009A" w:rsidRDefault="00441D4F" w:rsidP="00441D4F">
      <w:pPr>
        <w:pStyle w:val="Heading2"/>
        <w:numPr>
          <w:ilvl w:val="0"/>
          <w:numId w:val="11"/>
        </w:numPr>
        <w:rPr>
          <w:smallCaps/>
          <w:sz w:val="32"/>
          <w:szCs w:val="32"/>
        </w:rPr>
      </w:pPr>
      <w:bookmarkStart w:id="475" w:name="_Toc28618008"/>
      <w:r>
        <w:rPr>
          <w:smallCaps/>
          <w:sz w:val="32"/>
          <w:szCs w:val="32"/>
        </w:rPr>
        <w:t>Responsibilities</w:t>
      </w:r>
      <w:bookmarkEnd w:id="475"/>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441D4F">
      <w:pPr>
        <w:pStyle w:val="ListParagraph"/>
        <w:numPr>
          <w:ilvl w:val="1"/>
          <w:numId w:val="41"/>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67200CAD" w14:textId="77777777" w:rsidR="00441D4F" w:rsidRPr="00441D4F" w:rsidRDefault="00441D4F" w:rsidP="00FC3DBD">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77732368" w14:textId="6892E9CB"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SYNECTIKS Responsibilities</w:t>
      </w:r>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77777777" w:rsidR="00441D4F" w:rsidRPr="00446EEC" w:rsidRDefault="00441D4F" w:rsidP="00441D4F">
      <w:pPr>
        <w:pStyle w:val="NoSpacing"/>
        <w:rPr>
          <w:rFonts w:ascii="Times New Roman" w:hAnsi="Times New Roman" w:cs="Times New Roman"/>
          <w:sz w:val="14"/>
          <w:szCs w:val="14"/>
        </w:rPr>
      </w:pPr>
    </w:p>
    <w:p w14:paraId="6922CBD2" w14:textId="77777777"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Customer Responsibilities</w:t>
      </w:r>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sidR="00022A63">
        <w:rPr>
          <w:rFonts w:ascii="Times New Roman" w:hAnsi="Times New Roman" w:cs="Times New Roman"/>
          <w:sz w:val="21"/>
          <w:szCs w:val="21"/>
        </w:rPr>
        <w:t>1</w:t>
      </w:r>
      <w:r w:rsidR="00FC3DBD">
        <w:rPr>
          <w:rFonts w:ascii="Times New Roman" w:hAnsi="Times New Roman" w:cs="Times New Roman"/>
          <w:sz w:val="21"/>
          <w:szCs w:val="21"/>
        </w:rPr>
        <w:t>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w:t>
      </w:r>
      <w:r w:rsidRPr="0089137C">
        <w:rPr>
          <w:rFonts w:ascii="Times New Roman" w:hAnsi="Times New Roman" w:cs="Times New Roman"/>
          <w:sz w:val="21"/>
          <w:szCs w:val="21"/>
        </w:rPr>
        <w:lastRenderedPageBreak/>
        <w:t>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446EEC" w:rsidRDefault="00441D4F" w:rsidP="00441D4F">
      <w:pPr>
        <w:pStyle w:val="NoSpacing"/>
        <w:jc w:val="both"/>
        <w:rPr>
          <w:rFonts w:ascii="Times New Roman" w:hAnsi="Times New Roman" w:cs="Times New Roman"/>
          <w:sz w:val="14"/>
          <w:szCs w:val="14"/>
        </w:rPr>
      </w:pPr>
    </w:p>
    <w:p w14:paraId="5A19558D" w14:textId="43A067DA" w:rsidR="00441D4F"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In the event that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6780BBB6" w14:textId="1E17CCE3" w:rsidR="004A1E89" w:rsidRPr="004A1E89" w:rsidRDefault="004A1E89" w:rsidP="00FC3DBD">
      <w:pPr>
        <w:pStyle w:val="NoSpacing"/>
        <w:numPr>
          <w:ilvl w:val="1"/>
          <w:numId w:val="45"/>
        </w:numPr>
        <w:rPr>
          <w:rFonts w:ascii="Times New Roman" w:hAnsi="Times New Roman" w:cs="Times New Roman"/>
          <w:b/>
          <w:smallCaps/>
          <w:sz w:val="21"/>
          <w:szCs w:val="21"/>
        </w:rPr>
      </w:pPr>
      <w:r w:rsidRPr="004A1E89">
        <w:rPr>
          <w:rFonts w:ascii="Times New Roman" w:hAnsi="Times New Roman" w:cs="Times New Roman"/>
          <w:b/>
          <w:smallCaps/>
          <w:sz w:val="21"/>
          <w:szCs w:val="21"/>
        </w:rPr>
        <w:t>Third-Party Software and Services</w:t>
      </w:r>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sz w:val="21"/>
          <w:szCs w:val="21"/>
        </w:rPr>
        <w:t>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provider, and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1151B9">
      <w:pPr>
        <w:pStyle w:val="Heading2"/>
        <w:numPr>
          <w:ilvl w:val="0"/>
          <w:numId w:val="11"/>
        </w:numPr>
        <w:rPr>
          <w:sz w:val="28"/>
          <w:szCs w:val="28"/>
        </w:rPr>
      </w:pPr>
      <w:bookmarkStart w:id="476" w:name="_Toc28618009"/>
      <w:r>
        <w:rPr>
          <w:smallCaps/>
          <w:sz w:val="32"/>
          <w:szCs w:val="32"/>
        </w:rPr>
        <w:t>Change Order Process</w:t>
      </w:r>
      <w:bookmarkEnd w:id="476"/>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Default="0089137C" w:rsidP="0089137C">
      <w:pPr>
        <w:pStyle w:val="NoSpacing"/>
        <w:jc w:val="both"/>
        <w:rPr>
          <w:rFonts w:ascii="Times New Roman" w:hAnsi="Times New Roman" w:cs="Times New Roman"/>
          <w:sz w:val="21"/>
          <w:szCs w:val="21"/>
        </w:rPr>
      </w:pPr>
      <w:r w:rsidRPr="0089137C">
        <w:rPr>
          <w:rFonts w:ascii="Times New Roman" w:hAnsi="Times New Roman" w:cs="Times New Roman"/>
          <w:sz w:val="21"/>
          <w:szCs w:val="21"/>
        </w:rPr>
        <w:t>All Material Changes made to this SOW shall be documented in a written Change Order. For purposes of this SOW, a Material Change shall mean any change arising as a result of: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77777777" w:rsidR="00AE1791" w:rsidRPr="008D6243" w:rsidRDefault="00AE1791" w:rsidP="00AE1791">
      <w:pPr>
        <w:pStyle w:val="Heading2"/>
        <w:numPr>
          <w:ilvl w:val="0"/>
          <w:numId w:val="11"/>
        </w:numPr>
        <w:rPr>
          <w:sz w:val="28"/>
          <w:szCs w:val="28"/>
        </w:rPr>
      </w:pPr>
      <w:bookmarkStart w:id="477" w:name="_Toc28618010"/>
      <w:r>
        <w:rPr>
          <w:smallCaps/>
          <w:sz w:val="32"/>
          <w:szCs w:val="32"/>
        </w:rPr>
        <w:t>Out of Scope</w:t>
      </w:r>
      <w:bookmarkEnd w:id="477"/>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Default="00AE1791" w:rsidP="00AE1791">
      <w:pPr>
        <w:pStyle w:val="NoSpacing"/>
        <w:jc w:val="both"/>
        <w:rPr>
          <w:rFonts w:ascii="Times New Roman" w:hAnsi="Times New Roman" w:cs="Times New Roman"/>
          <w:sz w:val="21"/>
          <w:szCs w:val="21"/>
        </w:rPr>
      </w:pPr>
      <w:r>
        <w:rPr>
          <w:rFonts w:ascii="Times New Roman" w:hAnsi="Times New Roman" w:cs="Times New Roman"/>
          <w:sz w:val="21"/>
          <w:szCs w:val="21"/>
        </w:rPr>
        <w:t>The following activities are out of scope:</w:t>
      </w:r>
    </w:p>
    <w:p w14:paraId="6AB1227A" w14:textId="77777777" w:rsidR="00AE1791" w:rsidRPr="00446EEC" w:rsidRDefault="00AE1791" w:rsidP="00AE1791">
      <w:pPr>
        <w:pStyle w:val="NoSpacing"/>
        <w:jc w:val="both"/>
        <w:rPr>
          <w:rFonts w:ascii="Times New Roman" w:hAnsi="Times New Roman" w:cs="Times New Roman"/>
          <w:sz w:val="14"/>
          <w:szCs w:val="14"/>
        </w:rPr>
      </w:pPr>
    </w:p>
    <w:p w14:paraId="2884A54C"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Application Installation or Testing</w:t>
      </w:r>
    </w:p>
    <w:p w14:paraId="03C61B92"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End User coordination</w:t>
      </w:r>
    </w:p>
    <w:p w14:paraId="621C640A"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Domain Administration or Changes</w:t>
      </w:r>
    </w:p>
    <w:p w14:paraId="7636AFB7"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Network Administration or Changes</w:t>
      </w:r>
    </w:p>
    <w:p w14:paraId="2B0008C0"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SAN Migration</w:t>
      </w:r>
    </w:p>
    <w:p w14:paraId="3B5C7E99" w14:textId="1DC14FDD" w:rsidR="00AE1791" w:rsidRPr="00F858FB" w:rsidDel="00244046" w:rsidRDefault="00AE1791" w:rsidP="00AE1791">
      <w:pPr>
        <w:pStyle w:val="NoSpacing"/>
        <w:numPr>
          <w:ilvl w:val="0"/>
          <w:numId w:val="40"/>
        </w:numPr>
        <w:jc w:val="both"/>
        <w:rPr>
          <w:del w:id="478" w:author="Papu Bhattacharya" w:date="2019-12-30T16:41:00Z"/>
          <w:rFonts w:ascii="Times New Roman" w:hAnsi="Times New Roman" w:cs="Times New Roman"/>
          <w:sz w:val="21"/>
          <w:szCs w:val="21"/>
        </w:rPr>
      </w:pPr>
      <w:del w:id="479" w:author="Papu Bhattacharya" w:date="2019-12-30T16:41:00Z">
        <w:r w:rsidRPr="00F858FB" w:rsidDel="00244046">
          <w:rPr>
            <w:rFonts w:ascii="Times New Roman" w:hAnsi="Times New Roman" w:cs="Times New Roman"/>
            <w:sz w:val="21"/>
            <w:szCs w:val="21"/>
          </w:rPr>
          <w:delText>Disaster Recovery Planning or Design</w:delText>
        </w:r>
      </w:del>
    </w:p>
    <w:p w14:paraId="758F417B" w14:textId="77777777" w:rsidR="00AE1791" w:rsidRDefault="00AE1791" w:rsidP="001151B9">
      <w:pPr>
        <w:pStyle w:val="NoSpacing"/>
        <w:jc w:val="both"/>
        <w:rPr>
          <w:rFonts w:ascii="Times New Roman" w:hAnsi="Times New Roman" w:cs="Times New Roman"/>
          <w:sz w:val="21"/>
          <w:szCs w:val="21"/>
        </w:rPr>
      </w:pPr>
    </w:p>
    <w:p w14:paraId="26616043" w14:textId="5825B7D4" w:rsidR="001151B9" w:rsidRPr="008D6243" w:rsidRDefault="004A1E89" w:rsidP="001151B9">
      <w:pPr>
        <w:pStyle w:val="Heading2"/>
        <w:numPr>
          <w:ilvl w:val="0"/>
          <w:numId w:val="11"/>
        </w:numPr>
        <w:rPr>
          <w:sz w:val="28"/>
          <w:szCs w:val="28"/>
        </w:rPr>
      </w:pPr>
      <w:bookmarkStart w:id="480" w:name="_Toc28618011"/>
      <w:r>
        <w:rPr>
          <w:smallCaps/>
          <w:sz w:val="32"/>
          <w:szCs w:val="32"/>
        </w:rPr>
        <w:t>Miscellaneous</w:t>
      </w:r>
      <w:bookmarkEnd w:id="480"/>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077CC33D"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bookmarkStart w:id="481" w:name="Text11"/>
      <w:r w:rsidR="00AE1791" w:rsidRPr="00AE1791">
        <w:rPr>
          <w:rFonts w:ascii="Times New Roman" w:hAnsi="Times New Roman" w:cs="Times New Roman"/>
          <w:sz w:val="21"/>
          <w:szCs w:val="21"/>
        </w:rPr>
        <w:fldChar w:fldCharType="begin">
          <w:ffData>
            <w:name w:val="Text11"/>
            <w:enabled/>
            <w:calcOnExit w:val="0"/>
            <w:textInput>
              <w:default w:val="[Customer Project Manager]"/>
            </w:textInput>
          </w:ffData>
        </w:fldChar>
      </w:r>
      <w:r w:rsidR="00AE1791" w:rsidRPr="00AE1791">
        <w:rPr>
          <w:rFonts w:ascii="Times New Roman" w:hAnsi="Times New Roman" w:cs="Times New Roman"/>
          <w:sz w:val="21"/>
          <w:szCs w:val="21"/>
        </w:rPr>
        <w:instrText xml:space="preserve"> FORMTEXT </w:instrText>
      </w:r>
      <w:r w:rsidR="00AE1791" w:rsidRPr="00AE1791">
        <w:rPr>
          <w:rFonts w:ascii="Times New Roman" w:hAnsi="Times New Roman" w:cs="Times New Roman"/>
          <w:sz w:val="21"/>
          <w:szCs w:val="21"/>
        </w:rPr>
      </w:r>
      <w:r w:rsidR="00AE1791" w:rsidRPr="00AE1791">
        <w:rPr>
          <w:rFonts w:ascii="Times New Roman" w:hAnsi="Times New Roman" w:cs="Times New Roman"/>
          <w:sz w:val="21"/>
          <w:szCs w:val="21"/>
        </w:rPr>
        <w:fldChar w:fldCharType="separate"/>
      </w:r>
      <w:r w:rsidR="00AE1791" w:rsidRPr="00AE1791">
        <w:rPr>
          <w:rFonts w:ascii="Times New Roman" w:hAnsi="Times New Roman" w:cs="Times New Roman"/>
          <w:noProof/>
          <w:sz w:val="21"/>
          <w:szCs w:val="21"/>
        </w:rPr>
        <w:t>[Customer Project Manager]</w:t>
      </w:r>
      <w:r w:rsidR="00AE1791" w:rsidRPr="00AE1791">
        <w:rPr>
          <w:rFonts w:ascii="Times New Roman" w:hAnsi="Times New Roman" w:cs="Times New Roman"/>
          <w:sz w:val="21"/>
          <w:szCs w:val="21"/>
        </w:rPr>
        <w:fldChar w:fldCharType="end"/>
      </w:r>
      <w:bookmarkEnd w:id="481"/>
    </w:p>
    <w:p w14:paraId="6E607AA5" w14:textId="40CF8202"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Project Manager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Project Manager e-mail]</w:t>
      </w:r>
      <w:r w:rsidR="00AE1791">
        <w:rPr>
          <w:rFonts w:ascii="Times New Roman" w:hAnsi="Times New Roman" w:cs="Times New Roman"/>
          <w:sz w:val="21"/>
          <w:szCs w:val="21"/>
        </w:rPr>
        <w:fldChar w:fldCharType="end"/>
      </w:r>
    </w:p>
    <w:p w14:paraId="0D955969" w14:textId="67DC80DB" w:rsidR="004A1E89" w:rsidRDefault="004A1E89"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A</w:t>
      </w:r>
      <w:r w:rsidRPr="004A1E89">
        <w:rPr>
          <w:rFonts w:ascii="Times New Roman" w:hAnsi="Times New Roman" w:cs="Times New Roman"/>
          <w:sz w:val="21"/>
          <w:szCs w:val="21"/>
        </w:rPr>
        <w:t xml:space="preserve">lternate Customer contact person is: </w:t>
      </w:r>
      <w:r w:rsidR="00AE1791">
        <w:rPr>
          <w:rFonts w:ascii="Times New Roman" w:hAnsi="Times New Roman" w:cs="Times New Roman"/>
          <w:sz w:val="21"/>
          <w:szCs w:val="21"/>
        </w:rPr>
        <w:fldChar w:fldCharType="begin">
          <w:ffData>
            <w:name w:val=""/>
            <w:enabled/>
            <w:calcOnExit w:val="0"/>
            <w:textInput>
              <w:default w:val="[Customer Alternate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Alternate Contact]</w:t>
      </w:r>
      <w:r w:rsidR="00AE1791">
        <w:rPr>
          <w:rFonts w:ascii="Times New Roman" w:hAnsi="Times New Roman" w:cs="Times New Roman"/>
          <w:sz w:val="21"/>
          <w:szCs w:val="21"/>
        </w:rPr>
        <w:fldChar w:fldCharType="end"/>
      </w:r>
    </w:p>
    <w:p w14:paraId="76E9FB25" w14:textId="6460687B"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lternate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Alternate Contact e-mail]</w:t>
      </w:r>
      <w:r w:rsidR="00AE1791">
        <w:rPr>
          <w:rFonts w:ascii="Times New Roman" w:hAnsi="Times New Roman" w:cs="Times New Roman"/>
          <w:sz w:val="21"/>
          <w:szCs w:val="21"/>
        </w:rPr>
        <w:fldChar w:fldCharType="end"/>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17BED70"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Pr>
          <w:rFonts w:ascii="Times New Roman" w:hAnsi="Times New Roman" w:cs="Times New Roman"/>
          <w:sz w:val="21"/>
          <w:szCs w:val="21"/>
        </w:rPr>
        <w:fldChar w:fldCharType="begin">
          <w:ffData>
            <w:name w:val=""/>
            <w:enabled/>
            <w:calcOnExit w:val="0"/>
            <w:textInput>
              <w:default w:val="[SYNECTIKS Contact]"/>
            </w:textInput>
          </w:ffData>
        </w:fldChar>
      </w:r>
      <w:r>
        <w:rPr>
          <w:rFonts w:ascii="Times New Roman" w:hAnsi="Times New Roman" w:cs="Times New Roman"/>
          <w:sz w:val="21"/>
          <w:szCs w:val="21"/>
        </w:rPr>
        <w:instrText xml:space="preserve"> FORMTEXT </w:instrText>
      </w:r>
      <w:r>
        <w:rPr>
          <w:rFonts w:ascii="Times New Roman" w:hAnsi="Times New Roman" w:cs="Times New Roman"/>
          <w:sz w:val="21"/>
          <w:szCs w:val="21"/>
        </w:rPr>
      </w:r>
      <w:r>
        <w:rPr>
          <w:rFonts w:ascii="Times New Roman" w:hAnsi="Times New Roman" w:cs="Times New Roman"/>
          <w:sz w:val="21"/>
          <w:szCs w:val="21"/>
        </w:rPr>
        <w:fldChar w:fldCharType="separate"/>
      </w:r>
      <w:r>
        <w:rPr>
          <w:rFonts w:ascii="Times New Roman" w:hAnsi="Times New Roman" w:cs="Times New Roman"/>
          <w:noProof/>
          <w:sz w:val="21"/>
          <w:szCs w:val="21"/>
        </w:rPr>
        <w:t>[SYNECTIKS Contact]</w:t>
      </w:r>
      <w:r>
        <w:rPr>
          <w:rFonts w:ascii="Times New Roman" w:hAnsi="Times New Roman" w:cs="Times New Roman"/>
          <w:sz w:val="21"/>
          <w:szCs w:val="21"/>
        </w:rPr>
        <w:fldChar w:fldCharType="end"/>
      </w:r>
    </w:p>
    <w:p w14:paraId="6D1773B7" w14:textId="12BE9E41"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SYNECTIS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[SYNECTIS Contact e-mail]</w:t>
      </w:r>
      <w:r w:rsidR="00AE1791">
        <w:rPr>
          <w:rFonts w:ascii="Times New Roman" w:hAnsi="Times New Roman" w:cs="Times New Roman"/>
          <w:sz w:val="21"/>
          <w:szCs w:val="21"/>
        </w:rPr>
        <w:fldChar w:fldCharType="end"/>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77FD4CA9" w14:textId="67F415FB"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022A63">
      <w:pPr>
        <w:pStyle w:val="NoSpacing"/>
        <w:numPr>
          <w:ilvl w:val="0"/>
          <w:numId w:val="39"/>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4043CF89" w14:textId="4AC46314" w:rsidR="001151B9" w:rsidRPr="008D6243" w:rsidRDefault="00022A63" w:rsidP="001151B9">
      <w:pPr>
        <w:pStyle w:val="Heading2"/>
        <w:numPr>
          <w:ilvl w:val="0"/>
          <w:numId w:val="11"/>
        </w:numPr>
        <w:rPr>
          <w:sz w:val="28"/>
          <w:szCs w:val="28"/>
        </w:rPr>
      </w:pPr>
      <w:bookmarkStart w:id="482" w:name="_Toc28618012"/>
      <w:r>
        <w:rPr>
          <w:smallCaps/>
          <w:sz w:val="32"/>
          <w:szCs w:val="32"/>
        </w:rPr>
        <w:t>Estimated Cost</w:t>
      </w:r>
      <w:bookmarkEnd w:id="482"/>
    </w:p>
    <w:p w14:paraId="047D8B65" w14:textId="77777777" w:rsidR="001151B9" w:rsidRPr="004962B1" w:rsidRDefault="001151B9" w:rsidP="001151B9">
      <w:pPr>
        <w:pStyle w:val="NoSpacing"/>
        <w:rPr>
          <w:rFonts w:ascii="Times New Roman" w:hAnsi="Times New Roman" w:cs="Times New Roman"/>
          <w:sz w:val="21"/>
          <w:szCs w:val="21"/>
        </w:rPr>
      </w:pPr>
    </w:p>
    <w:p w14:paraId="3FA479B5" w14:textId="19333B55" w:rsidR="001151B9" w:rsidRDefault="00022A63" w:rsidP="001151B9">
      <w:pPr>
        <w:pStyle w:val="NoSpacing"/>
        <w:jc w:val="both"/>
        <w:rPr>
          <w:ins w:id="483" w:author="Papu Bhattacharya" w:date="2019-12-30T16:55:00Z"/>
          <w:rFonts w:ascii="Times New Roman" w:hAnsi="Times New Roman" w:cs="Times New Roman"/>
          <w:spacing w:val="-3"/>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sidR="00ED3EA9">
        <w:rPr>
          <w:rFonts w:ascii="Times New Roman" w:hAnsi="Times New Roman" w:cs="Times New Roman"/>
          <w:sz w:val="21"/>
          <w:szCs w:val="21"/>
        </w:rPr>
        <w:t xml:space="preserve"> to perform </w:t>
      </w:r>
      <w:r w:rsidR="00ED3EA9" w:rsidRPr="00ED3EA9">
        <w:rPr>
          <w:rFonts w:ascii="Times New Roman Bold" w:hAnsi="Times New Roman Bold" w:cs="Times New Roman"/>
          <w:b/>
          <w:smallCaps/>
          <w:sz w:val="21"/>
          <w:szCs w:val="21"/>
        </w:rPr>
        <w:t>Phase 1: Assessment &amp; Discovery</w:t>
      </w:r>
      <w:r w:rsidRPr="00022A63">
        <w:rPr>
          <w:rFonts w:ascii="Times New Roman" w:hAnsi="Times New Roman" w:cs="Times New Roman"/>
          <w:sz w:val="21"/>
          <w:szCs w:val="21"/>
        </w:rPr>
        <w:t xml:space="preserve"> is identified in the following table</w:t>
      </w:r>
      <w:r w:rsidR="004B6066">
        <w:rPr>
          <w:rFonts w:ascii="Times New Roman" w:hAnsi="Times New Roman" w:cs="Times New Roman"/>
          <w:sz w:val="21"/>
          <w:szCs w:val="21"/>
        </w:rPr>
        <w:t xml:space="preserve">. </w:t>
      </w:r>
      <w:r w:rsidR="004B6066">
        <w:rPr>
          <w:rFonts w:ascii="Times New Roman" w:hAnsi="Times New Roman" w:cs="Times New Roman"/>
          <w:spacing w:val="-3"/>
          <w:sz w:val="21"/>
          <w:szCs w:val="21"/>
        </w:rPr>
        <w:t>The LoE to perform Phase 1 is an estimate only, and is subject to change after SYNECTIKS receives the completed questionnaire sent to Customer along with this SOW.</w:t>
      </w:r>
    </w:p>
    <w:p w14:paraId="5D77FDA0" w14:textId="5F49C37B" w:rsidR="00570154" w:rsidRDefault="00570154" w:rsidP="001151B9">
      <w:pPr>
        <w:pStyle w:val="NoSpacing"/>
        <w:jc w:val="both"/>
        <w:rPr>
          <w:ins w:id="484" w:author="Papu Bhattacharya" w:date="2019-12-30T16:55:00Z"/>
          <w:rFonts w:ascii="Times New Roman" w:hAnsi="Times New Roman" w:cs="Times New Roman"/>
          <w:spacing w:val="-3"/>
          <w:sz w:val="21"/>
          <w:szCs w:val="21"/>
        </w:rPr>
      </w:pPr>
    </w:p>
    <w:p w14:paraId="2BDD3627" w14:textId="7D080688" w:rsidR="00570154" w:rsidRDefault="00570154" w:rsidP="001151B9">
      <w:pPr>
        <w:pStyle w:val="NoSpacing"/>
        <w:jc w:val="both"/>
        <w:rPr>
          <w:rFonts w:ascii="Times New Roman" w:hAnsi="Times New Roman" w:cs="Times New Roman"/>
          <w:sz w:val="21"/>
          <w:szCs w:val="21"/>
        </w:rPr>
      </w:pPr>
      <w:ins w:id="485" w:author="Papu Bhattacharya" w:date="2019-12-30T16:56:00Z">
        <w:r w:rsidRPr="001F42B1">
          <w:rPr>
            <w:rFonts w:ascii="Times New Roman" w:hAnsi="Times New Roman" w:cs="Times New Roman"/>
            <w:b/>
            <w:bCs/>
            <w:sz w:val="21"/>
            <w:szCs w:val="21"/>
          </w:rPr>
          <w:t>Cloud Migration Services</w:t>
        </w:r>
        <w:r>
          <w:rPr>
            <w:rFonts w:ascii="Times New Roman" w:hAnsi="Times New Roman" w:cs="Times New Roman"/>
            <w:b/>
            <w:bCs/>
            <w:sz w:val="21"/>
            <w:szCs w:val="21"/>
          </w:rPr>
          <w:t xml:space="preserve"> --</w:t>
        </w:r>
      </w:ins>
    </w:p>
    <w:p w14:paraId="1DE49ED6" w14:textId="66AE4764" w:rsidR="00022A63" w:rsidRPr="00022A63" w:rsidRDefault="00022A63" w:rsidP="00022A63">
      <w:pPr>
        <w:pStyle w:val="NoSpacing"/>
        <w:rPr>
          <w:rFonts w:ascii="Times New Roman" w:hAnsi="Times New Roman" w:cs="Times New Roman"/>
          <w:sz w:val="21"/>
          <w:szCs w:val="21"/>
        </w:rPr>
      </w:pPr>
    </w:p>
    <w:p w14:paraId="58B05ABB" w14:textId="1262CC92" w:rsidR="00022A63" w:rsidDel="00244046" w:rsidRDefault="00022A63" w:rsidP="00022A63">
      <w:pPr>
        <w:pStyle w:val="NoSpacing"/>
        <w:rPr>
          <w:moveFrom w:id="486" w:author="Papu Bhattacharya" w:date="2019-12-30T16:47:00Z"/>
          <w:rFonts w:ascii="Times New Roman" w:hAnsi="Times New Roman" w:cs="Times New Roman"/>
          <w:sz w:val="21"/>
          <w:szCs w:val="21"/>
        </w:rPr>
      </w:pPr>
      <w:moveFromRangeStart w:id="487" w:author="Papu Bhattacharya" w:date="2019-12-30T16:47:00Z" w:name="move28616854"/>
      <w:moveFrom w:id="488" w:author="Papu Bhattacharya" w:date="2019-12-30T16:47:00Z">
        <w:r w:rsidRPr="00ED3EA9" w:rsidDel="00244046">
          <w:rPr>
            <w:rFonts w:ascii="Times New Roman Bold" w:hAnsi="Times New Roman Bold" w:cs="Times New Roman"/>
            <w:b/>
            <w:smallCaps/>
            <w:sz w:val="21"/>
            <w:szCs w:val="21"/>
          </w:rPr>
          <w:t>P</w:t>
        </w:r>
        <w:r w:rsidR="00ED3EA9" w:rsidRPr="00ED3EA9" w:rsidDel="00244046">
          <w:rPr>
            <w:rFonts w:ascii="Times New Roman Bold" w:hAnsi="Times New Roman Bold" w:cs="Times New Roman"/>
            <w:b/>
            <w:smallCaps/>
            <w:sz w:val="21"/>
            <w:szCs w:val="21"/>
          </w:rPr>
          <w:t>hase</w:t>
        </w:r>
        <w:r w:rsidRPr="00F61AB2" w:rsidDel="00244046">
          <w:rPr>
            <w:rFonts w:ascii="Times New Roman" w:hAnsi="Times New Roman" w:cs="Times New Roman"/>
            <w:b/>
            <w:sz w:val="21"/>
            <w:szCs w:val="21"/>
          </w:rPr>
          <w:t xml:space="preserve"> 1</w:t>
        </w:r>
        <w:r w:rsidRPr="00022A63" w:rsidDel="00244046">
          <w:rPr>
            <w:rFonts w:ascii="Times New Roman" w:hAnsi="Times New Roman" w:cs="Times New Roman"/>
            <w:sz w:val="21"/>
            <w:szCs w:val="21"/>
          </w:rPr>
          <w:t>:</w:t>
        </w:r>
        <w:r w:rsidR="00ED3EA9" w:rsidDel="00244046">
          <w:rPr>
            <w:rFonts w:ascii="Times New Roman" w:hAnsi="Times New Roman" w:cs="Times New Roman"/>
            <w:sz w:val="21"/>
            <w:szCs w:val="21"/>
          </w:rPr>
          <w:t xml:space="preserve"> </w:t>
        </w:r>
        <w:r w:rsidR="00ED3EA9" w:rsidRPr="00ED3EA9" w:rsidDel="00244046">
          <w:rPr>
            <w:rFonts w:ascii="Times New Roman Bold" w:hAnsi="Times New Roman Bold" w:cs="Times New Roman"/>
            <w:b/>
            <w:smallCaps/>
            <w:sz w:val="21"/>
            <w:szCs w:val="21"/>
          </w:rPr>
          <w:t>Assessment &amp; Discovery</w:t>
        </w:r>
      </w:moveFrom>
    </w:p>
    <w:moveFromRangeEnd w:id="487"/>
    <w:p w14:paraId="266BF890" w14:textId="77777777" w:rsidR="00F61AB2" w:rsidRPr="00F61AB2" w:rsidRDefault="00F61AB2" w:rsidP="00022A63">
      <w:pPr>
        <w:pStyle w:val="NoSpacing"/>
        <w:rPr>
          <w:rFonts w:ascii="Times New Roman" w:hAnsi="Times New Roman" w:cs="Times New Roman"/>
          <w:sz w:val="6"/>
          <w:szCs w:val="6"/>
        </w:rPr>
      </w:pPr>
    </w:p>
    <w:tbl>
      <w:tblPr>
        <w:tblW w:w="1167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489" w:author="Papu Bhattacharya" w:date="2019-12-30T16:47:00Z">
          <w:tblPr>
            <w:tblW w:w="85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3127"/>
        <w:gridCol w:w="1632"/>
        <w:gridCol w:w="1275"/>
        <w:gridCol w:w="1843"/>
        <w:gridCol w:w="3800"/>
        <w:tblGridChange w:id="490">
          <w:tblGrid>
            <w:gridCol w:w="3127"/>
            <w:gridCol w:w="1632"/>
            <w:gridCol w:w="1275"/>
            <w:gridCol w:w="220"/>
            <w:gridCol w:w="1260"/>
            <w:gridCol w:w="363"/>
            <w:gridCol w:w="2067"/>
            <w:gridCol w:w="1733"/>
          </w:tblGrid>
        </w:tblGridChange>
      </w:tblGrid>
      <w:tr w:rsidR="00244046" w:rsidRPr="00022A63" w14:paraId="5A4F3845" w14:textId="77777777" w:rsidTr="00244046">
        <w:trPr>
          <w:trHeight w:val="305"/>
          <w:tblHeader/>
          <w:trPrChange w:id="491" w:author="Papu Bhattacharya" w:date="2019-12-30T16:47:00Z">
            <w:trPr>
              <w:trHeight w:val="305"/>
              <w:tblHeader/>
            </w:trPr>
          </w:trPrChange>
        </w:trPr>
        <w:tc>
          <w:tcPr>
            <w:tcW w:w="3127" w:type="dxa"/>
            <w:shd w:val="pct15" w:color="auto" w:fill="FFFFFF"/>
            <w:tcPrChange w:id="492" w:author="Papu Bhattacharya" w:date="2019-12-30T16:47:00Z">
              <w:tcPr>
                <w:tcW w:w="3127" w:type="dxa"/>
                <w:shd w:val="pct15" w:color="auto" w:fill="FFFFFF"/>
              </w:tcPr>
            </w:tcPrChange>
          </w:tcPr>
          <w:p w14:paraId="05E82374" w14:textId="7044E403" w:rsidR="00244046" w:rsidRPr="00022A63" w:rsidRDefault="00244046" w:rsidP="00022A63">
            <w:pPr>
              <w:pStyle w:val="NoSpacing"/>
              <w:jc w:val="center"/>
              <w:rPr>
                <w:ins w:id="493" w:author="Papu Bhattacharya" w:date="2019-12-30T16:46:00Z"/>
                <w:rFonts w:ascii="Times New Roman" w:hAnsi="Times New Roman" w:cs="Times New Roman"/>
                <w:b/>
                <w:sz w:val="21"/>
                <w:szCs w:val="21"/>
              </w:rPr>
            </w:pPr>
            <w:ins w:id="494" w:author="Papu Bhattacharya" w:date="2019-12-30T16:46:00Z">
              <w:r>
                <w:rPr>
                  <w:rFonts w:ascii="Times New Roman" w:hAnsi="Times New Roman" w:cs="Times New Roman"/>
                  <w:b/>
                  <w:sz w:val="21"/>
                  <w:szCs w:val="21"/>
                </w:rPr>
                <w:t>Phase</w:t>
              </w:r>
            </w:ins>
          </w:p>
        </w:tc>
        <w:tc>
          <w:tcPr>
            <w:tcW w:w="1632" w:type="dxa"/>
            <w:shd w:val="pct15" w:color="auto" w:fill="FFFFFF"/>
            <w:tcPrChange w:id="495" w:author="Papu Bhattacharya" w:date="2019-12-30T16:47:00Z">
              <w:tcPr>
                <w:tcW w:w="3127" w:type="dxa"/>
                <w:gridSpan w:val="3"/>
                <w:shd w:val="pct15" w:color="auto" w:fill="FFFFFF"/>
              </w:tcPr>
            </w:tcPrChange>
          </w:tcPr>
          <w:p w14:paraId="00959FF0" w14:textId="4E9359C8" w:rsidR="00244046" w:rsidRPr="00022A63" w:rsidRDefault="00244046"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1275" w:type="dxa"/>
            <w:shd w:val="pct15" w:color="auto" w:fill="FFFFFF"/>
            <w:tcPrChange w:id="496" w:author="Papu Bhattacharya" w:date="2019-12-30T16:47:00Z">
              <w:tcPr>
                <w:tcW w:w="1260" w:type="dxa"/>
                <w:shd w:val="pct15" w:color="auto" w:fill="FFFFFF"/>
              </w:tcPr>
            </w:tcPrChange>
          </w:tcPr>
          <w:p w14:paraId="0725722A" w14:textId="6A943AFF" w:rsidR="00244046" w:rsidRPr="00022A63" w:rsidRDefault="00244046"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1843" w:type="dxa"/>
            <w:shd w:val="pct15" w:color="auto" w:fill="FFFFFF"/>
            <w:tcPrChange w:id="497" w:author="Papu Bhattacharya" w:date="2019-12-30T16:47:00Z">
              <w:tcPr>
                <w:tcW w:w="2430" w:type="dxa"/>
                <w:gridSpan w:val="2"/>
                <w:shd w:val="pct15" w:color="auto" w:fill="FFFFFF"/>
              </w:tcPr>
            </w:tcPrChange>
          </w:tcPr>
          <w:p w14:paraId="42995CAC" w14:textId="5FEA8E4A" w:rsidR="00244046" w:rsidRPr="00022A63" w:rsidRDefault="00244046"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 xml:space="preserve">Estimated </w:t>
            </w:r>
            <w:proofErr w:type="spellStart"/>
            <w:r w:rsidRPr="00022A63">
              <w:rPr>
                <w:rFonts w:ascii="Times New Roman" w:hAnsi="Times New Roman" w:cs="Times New Roman"/>
                <w:b/>
                <w:sz w:val="21"/>
                <w:szCs w:val="21"/>
              </w:rPr>
              <w:t>L</w:t>
            </w:r>
            <w:r>
              <w:rPr>
                <w:rFonts w:ascii="Times New Roman" w:hAnsi="Times New Roman" w:cs="Times New Roman"/>
                <w:b/>
                <w:sz w:val="21"/>
                <w:szCs w:val="21"/>
              </w:rPr>
              <w:t>o</w:t>
            </w:r>
            <w:r w:rsidRPr="00022A63">
              <w:rPr>
                <w:rFonts w:ascii="Times New Roman" w:hAnsi="Times New Roman" w:cs="Times New Roman"/>
                <w:b/>
                <w:sz w:val="21"/>
                <w:szCs w:val="21"/>
              </w:rPr>
              <w:t>E</w:t>
            </w:r>
            <w:proofErr w:type="spellEnd"/>
            <w:r>
              <w:rPr>
                <w:rFonts w:ascii="Times New Roman" w:hAnsi="Times New Roman" w:cs="Times New Roman"/>
                <w:b/>
                <w:sz w:val="21"/>
                <w:szCs w:val="21"/>
              </w:rPr>
              <w:t xml:space="preserve"> (Hours)</w:t>
            </w:r>
          </w:p>
        </w:tc>
        <w:tc>
          <w:tcPr>
            <w:tcW w:w="3800" w:type="dxa"/>
            <w:shd w:val="pct15" w:color="auto" w:fill="FFFFFF"/>
            <w:tcPrChange w:id="498" w:author="Papu Bhattacharya" w:date="2019-12-30T16:47:00Z">
              <w:tcPr>
                <w:tcW w:w="1733" w:type="dxa"/>
                <w:shd w:val="pct15" w:color="auto" w:fill="FFFFFF"/>
              </w:tcPr>
            </w:tcPrChange>
          </w:tcPr>
          <w:p w14:paraId="1085064B" w14:textId="78C6772F" w:rsidR="00244046" w:rsidRPr="00022A63" w:rsidRDefault="00244046"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Estimated Cost</w:t>
            </w:r>
          </w:p>
        </w:tc>
      </w:tr>
      <w:tr w:rsidR="00244046" w:rsidRPr="00022A63" w14:paraId="5E20615E" w14:textId="77777777" w:rsidTr="00244046">
        <w:tc>
          <w:tcPr>
            <w:tcW w:w="3127" w:type="dxa"/>
            <w:tcPrChange w:id="499" w:author="Papu Bhattacharya" w:date="2019-12-30T16:47:00Z">
              <w:tcPr>
                <w:tcW w:w="3127" w:type="dxa"/>
              </w:tcPr>
            </w:tcPrChange>
          </w:tcPr>
          <w:p w14:paraId="734EB143" w14:textId="77777777" w:rsidR="00244046" w:rsidRDefault="00244046" w:rsidP="00244046">
            <w:pPr>
              <w:pStyle w:val="NoSpacing"/>
              <w:rPr>
                <w:moveTo w:id="500" w:author="Papu Bhattacharya" w:date="2019-12-30T16:47:00Z"/>
                <w:rFonts w:ascii="Times New Roman" w:hAnsi="Times New Roman" w:cs="Times New Roman"/>
                <w:sz w:val="21"/>
                <w:szCs w:val="21"/>
              </w:rPr>
            </w:pPr>
            <w:moveToRangeStart w:id="501" w:author="Papu Bhattacharya" w:date="2019-12-30T16:47:00Z" w:name="move28616854"/>
            <w:moveTo w:id="502" w:author="Papu Bhattacharya" w:date="2019-12-30T16:47:00Z">
              <w:r w:rsidRPr="00ED3EA9">
                <w:rPr>
                  <w:rFonts w:ascii="Times New Roman Bold" w:hAnsi="Times New Roman Bold" w:cs="Times New Roman"/>
                  <w:b/>
                  <w:smallCaps/>
                  <w:sz w:val="21"/>
                  <w:szCs w:val="21"/>
                </w:rPr>
                <w:t>Phase</w:t>
              </w:r>
              <w:r w:rsidRPr="00F61AB2">
                <w:rPr>
                  <w:rFonts w:ascii="Times New Roman" w:hAnsi="Times New Roman" w:cs="Times New Roman"/>
                  <w:b/>
                  <w:sz w:val="21"/>
                  <w:szCs w:val="21"/>
                </w:rPr>
                <w:t xml:space="preserve"> 1</w:t>
              </w:r>
              <w:r w:rsidRPr="00022A63">
                <w:rPr>
                  <w:rFonts w:ascii="Times New Roman" w:hAnsi="Times New Roman" w:cs="Times New Roman"/>
                  <w:sz w:val="21"/>
                  <w:szCs w:val="21"/>
                </w:rPr>
                <w:t>:</w:t>
              </w:r>
              <w:r>
                <w:rPr>
                  <w:rFonts w:ascii="Times New Roman" w:hAnsi="Times New Roman" w:cs="Times New Roman"/>
                  <w:sz w:val="21"/>
                  <w:szCs w:val="21"/>
                </w:rPr>
                <w:t xml:space="preserve"> </w:t>
              </w:r>
              <w:r w:rsidRPr="00ED3EA9">
                <w:rPr>
                  <w:rFonts w:ascii="Times New Roman Bold" w:hAnsi="Times New Roman Bold" w:cs="Times New Roman"/>
                  <w:b/>
                  <w:smallCaps/>
                  <w:sz w:val="21"/>
                  <w:szCs w:val="21"/>
                </w:rPr>
                <w:t>Assessment &amp; Discovery</w:t>
              </w:r>
            </w:moveTo>
          </w:p>
          <w:moveToRangeEnd w:id="501"/>
          <w:p w14:paraId="0E2AFC7F" w14:textId="77777777" w:rsidR="00244046" w:rsidRDefault="00244046" w:rsidP="00022A63">
            <w:pPr>
              <w:pStyle w:val="NoSpacing"/>
              <w:rPr>
                <w:ins w:id="503" w:author="Papu Bhattacharya" w:date="2019-12-30T16:46:00Z"/>
                <w:rFonts w:ascii="Times New Roman" w:hAnsi="Times New Roman" w:cs="Times New Roman"/>
                <w:sz w:val="21"/>
                <w:szCs w:val="21"/>
              </w:rPr>
            </w:pPr>
          </w:p>
        </w:tc>
        <w:tc>
          <w:tcPr>
            <w:tcW w:w="1632" w:type="dxa"/>
            <w:tcPrChange w:id="504" w:author="Papu Bhattacharya" w:date="2019-12-30T16:47:00Z">
              <w:tcPr>
                <w:tcW w:w="3127" w:type="dxa"/>
                <w:gridSpan w:val="3"/>
              </w:tcPr>
            </w:tcPrChange>
          </w:tcPr>
          <w:p w14:paraId="2C2EA4C8" w14:textId="35A4CBCB" w:rsidR="00244046" w:rsidRPr="00022A63" w:rsidRDefault="00244046" w:rsidP="00022A63">
            <w:pPr>
              <w:pStyle w:val="NoSpacing"/>
              <w:rPr>
                <w:rFonts w:ascii="Times New Roman" w:hAnsi="Times New Roman" w:cs="Times New Roman"/>
                <w:sz w:val="21"/>
                <w:szCs w:val="21"/>
              </w:rPr>
            </w:pPr>
            <w:r>
              <w:rPr>
                <w:rFonts w:ascii="Times New Roman" w:hAnsi="Times New Roman" w:cs="Times New Roman"/>
                <w:sz w:val="21"/>
                <w:szCs w:val="21"/>
              </w:rPr>
              <w:t>Architect</w:t>
            </w:r>
          </w:p>
        </w:tc>
        <w:tc>
          <w:tcPr>
            <w:tcW w:w="1275" w:type="dxa"/>
            <w:tcPrChange w:id="505" w:author="Papu Bhattacharya" w:date="2019-12-30T16:47:00Z">
              <w:tcPr>
                <w:tcW w:w="1260" w:type="dxa"/>
              </w:tcPr>
            </w:tcPrChange>
          </w:tcPr>
          <w:p w14:paraId="14744DD9" w14:textId="69166A6F" w:rsidR="00244046" w:rsidRPr="00022A63" w:rsidRDefault="00244046" w:rsidP="00022A63">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w:t>
            </w:r>
            <w:ins w:id="506" w:author="Papu Bhattacharya" w:date="2019-12-30T16:43:00Z">
              <w:r>
                <w:rPr>
                  <w:rFonts w:ascii="Times New Roman" w:hAnsi="Times New Roman" w:cs="Times New Roman"/>
                  <w:snapToGrid w:val="0"/>
                  <w:sz w:val="21"/>
                  <w:szCs w:val="21"/>
                </w:rPr>
                <w:t>135</w:t>
              </w:r>
            </w:ins>
            <w:del w:id="507" w:author="Papu Bhattacharya" w:date="2019-12-30T16:43:00Z">
              <w:r w:rsidDel="00244046">
                <w:rPr>
                  <w:rFonts w:ascii="Times New Roman" w:hAnsi="Times New Roman" w:cs="Times New Roman"/>
                  <w:snapToGrid w:val="0"/>
                  <w:sz w:val="21"/>
                  <w:szCs w:val="21"/>
                </w:rPr>
                <w:delText>95.00</w:delText>
              </w:r>
            </w:del>
          </w:p>
        </w:tc>
        <w:tc>
          <w:tcPr>
            <w:tcW w:w="1843" w:type="dxa"/>
            <w:tcPrChange w:id="508" w:author="Papu Bhattacharya" w:date="2019-12-30T16:47:00Z">
              <w:tcPr>
                <w:tcW w:w="2430" w:type="dxa"/>
                <w:gridSpan w:val="2"/>
              </w:tcPr>
            </w:tcPrChange>
          </w:tcPr>
          <w:p w14:paraId="4CDB325B" w14:textId="24CE3711" w:rsidR="00244046" w:rsidRPr="00022A63" w:rsidRDefault="00244046" w:rsidP="00022A63">
            <w:pPr>
              <w:pStyle w:val="NoSpacing"/>
              <w:rPr>
                <w:rFonts w:ascii="Times New Roman" w:hAnsi="Times New Roman" w:cs="Times New Roman"/>
                <w:sz w:val="21"/>
                <w:szCs w:val="21"/>
              </w:rPr>
            </w:pPr>
            <w:ins w:id="509" w:author="Papu Bhattacharya" w:date="2019-12-30T16:43:00Z">
              <w:r>
                <w:rPr>
                  <w:rFonts w:ascii="Times New Roman" w:hAnsi="Times New Roman" w:cs="Times New Roman"/>
                  <w:sz w:val="21"/>
                  <w:szCs w:val="21"/>
                </w:rPr>
                <w:t>80</w:t>
              </w:r>
            </w:ins>
            <w:ins w:id="510" w:author="Papu Bhattacharya" w:date="2019-12-30T16:53:00Z">
              <w:r w:rsidR="00570154">
                <w:rPr>
                  <w:rFonts w:ascii="Times New Roman" w:hAnsi="Times New Roman" w:cs="Times New Roman"/>
                  <w:sz w:val="21"/>
                  <w:szCs w:val="21"/>
                </w:rPr>
                <w:t xml:space="preserve"> </w:t>
              </w:r>
              <w:proofErr w:type="spellStart"/>
              <w:r w:rsidR="00570154">
                <w:rPr>
                  <w:rFonts w:ascii="Times New Roman" w:hAnsi="Times New Roman" w:cs="Times New Roman"/>
                  <w:sz w:val="21"/>
                  <w:szCs w:val="21"/>
                </w:rPr>
                <w:t>Hrs</w:t>
              </w:r>
              <w:proofErr w:type="spellEnd"/>
              <w:r w:rsidR="00570154">
                <w:rPr>
                  <w:rFonts w:ascii="Times New Roman" w:hAnsi="Times New Roman" w:cs="Times New Roman"/>
                  <w:sz w:val="21"/>
                  <w:szCs w:val="21"/>
                </w:rPr>
                <w:t>- 2 Weeks</w:t>
              </w:r>
            </w:ins>
            <w:del w:id="511" w:author="Papu Bhattacharya" w:date="2019-12-30T16:43:00Z">
              <w:r w:rsidDel="00244046">
                <w:rPr>
                  <w:rFonts w:ascii="Times New Roman" w:hAnsi="Times New Roman" w:cs="Times New Roman"/>
                  <w:sz w:val="21"/>
                  <w:szCs w:val="21"/>
                </w:rPr>
                <w:delText>40</w:delText>
              </w:r>
            </w:del>
          </w:p>
        </w:tc>
        <w:tc>
          <w:tcPr>
            <w:tcW w:w="3800" w:type="dxa"/>
            <w:tcPrChange w:id="512" w:author="Papu Bhattacharya" w:date="2019-12-30T16:47:00Z">
              <w:tcPr>
                <w:tcW w:w="1733" w:type="dxa"/>
              </w:tcPr>
            </w:tcPrChange>
          </w:tcPr>
          <w:p w14:paraId="1027B390" w14:textId="5C2F51FF" w:rsidR="00244046" w:rsidRPr="00022A63" w:rsidRDefault="00244046" w:rsidP="00022A63">
            <w:pPr>
              <w:pStyle w:val="NoSpacing"/>
              <w:rPr>
                <w:rFonts w:ascii="Times New Roman" w:hAnsi="Times New Roman" w:cs="Times New Roman"/>
                <w:sz w:val="21"/>
                <w:szCs w:val="21"/>
              </w:rPr>
            </w:pPr>
            <w:ins w:id="513" w:author="Papu Bhattacharya" w:date="2019-12-30T16:44:00Z">
              <w:r>
                <w:rPr>
                  <w:rFonts w:ascii="Times New Roman" w:hAnsi="Times New Roman" w:cs="Times New Roman"/>
                  <w:sz w:val="21"/>
                  <w:szCs w:val="21"/>
                </w:rPr>
                <w:t>10800$</w:t>
              </w:r>
            </w:ins>
            <w:del w:id="514" w:author="Papu Bhattacharya" w:date="2019-12-30T16:43:00Z">
              <w:r w:rsidRPr="00022A63" w:rsidDel="00244046">
                <w:rPr>
                  <w:rFonts w:ascii="Times New Roman" w:hAnsi="Times New Roman" w:cs="Times New Roman"/>
                  <w:sz w:val="21"/>
                  <w:szCs w:val="21"/>
                </w:rPr>
                <w:delText>$</w:delText>
              </w:r>
              <w:r w:rsidDel="00244046">
                <w:rPr>
                  <w:rFonts w:ascii="Times New Roman" w:hAnsi="Times New Roman" w:cs="Times New Roman"/>
                  <w:sz w:val="21"/>
                  <w:szCs w:val="21"/>
                </w:rPr>
                <w:delText>3,800</w:delText>
              </w:r>
              <w:r w:rsidRPr="00022A63" w:rsidDel="00244046">
                <w:rPr>
                  <w:rFonts w:ascii="Times New Roman" w:hAnsi="Times New Roman" w:cs="Times New Roman"/>
                  <w:sz w:val="21"/>
                  <w:szCs w:val="21"/>
                </w:rPr>
                <w:delText>.00</w:delText>
              </w:r>
            </w:del>
          </w:p>
        </w:tc>
      </w:tr>
      <w:tr w:rsidR="00244046" w:rsidRPr="00022A63" w14:paraId="3051DF2D" w14:textId="77777777" w:rsidTr="00244046">
        <w:trPr>
          <w:ins w:id="515" w:author="Papu Bhattacharya" w:date="2019-12-30T16:44:00Z"/>
        </w:trPr>
        <w:tc>
          <w:tcPr>
            <w:tcW w:w="3127" w:type="dxa"/>
            <w:tcPrChange w:id="516" w:author="Papu Bhattacharya" w:date="2019-12-30T16:47:00Z">
              <w:tcPr>
                <w:tcW w:w="3127" w:type="dxa"/>
              </w:tcPr>
            </w:tcPrChange>
          </w:tcPr>
          <w:p w14:paraId="0C333876" w14:textId="029A5A3C" w:rsidR="00244046" w:rsidRDefault="00244046" w:rsidP="00244046">
            <w:pPr>
              <w:pStyle w:val="NoSpacing"/>
              <w:jc w:val="both"/>
              <w:rPr>
                <w:ins w:id="517" w:author="Papu Bhattacharya" w:date="2019-12-30T16:46:00Z"/>
                <w:rFonts w:ascii="Times New Roman" w:hAnsi="Times New Roman" w:cs="Times New Roman"/>
                <w:sz w:val="21"/>
                <w:szCs w:val="21"/>
              </w:rPr>
              <w:pPrChange w:id="518" w:author="Papu Bhattacharya" w:date="2019-12-30T16:48:00Z">
                <w:pPr>
                  <w:pStyle w:val="NoSpacing"/>
                </w:pPr>
              </w:pPrChange>
            </w:pPr>
            <w:ins w:id="519" w:author="Papu Bhattacharya" w:date="2019-12-30T16:47:00Z">
              <w:r w:rsidRPr="001F42B1">
                <w:rPr>
                  <w:rFonts w:ascii="Times New Roman" w:hAnsi="Times New Roman" w:cs="Times New Roman"/>
                  <w:b/>
                  <w:bCs/>
                  <w:smallCaps/>
                  <w:sz w:val="21"/>
                  <w:szCs w:val="21"/>
                </w:rPr>
                <w:t>Phase</w:t>
              </w:r>
              <w:r w:rsidRPr="001F42B1">
                <w:rPr>
                  <w:rFonts w:ascii="Times New Roman" w:hAnsi="Times New Roman" w:cs="Times New Roman"/>
                  <w:b/>
                  <w:bCs/>
                  <w:sz w:val="21"/>
                  <w:szCs w:val="21"/>
                </w:rPr>
                <w:t xml:space="preserve"> 2: Setup &amp; Migration –</w:t>
              </w:r>
            </w:ins>
          </w:p>
        </w:tc>
        <w:tc>
          <w:tcPr>
            <w:tcW w:w="1632" w:type="dxa"/>
            <w:tcPrChange w:id="520" w:author="Papu Bhattacharya" w:date="2019-12-30T16:47:00Z">
              <w:tcPr>
                <w:tcW w:w="3127" w:type="dxa"/>
                <w:gridSpan w:val="3"/>
              </w:tcPr>
            </w:tcPrChange>
          </w:tcPr>
          <w:p w14:paraId="6DC8132F" w14:textId="3226FFE3" w:rsidR="00244046" w:rsidRDefault="00244046" w:rsidP="00022A63">
            <w:pPr>
              <w:pStyle w:val="NoSpacing"/>
              <w:rPr>
                <w:ins w:id="521" w:author="Papu Bhattacharya" w:date="2019-12-30T16:44:00Z"/>
                <w:rFonts w:ascii="Times New Roman" w:hAnsi="Times New Roman" w:cs="Times New Roman"/>
                <w:sz w:val="21"/>
                <w:szCs w:val="21"/>
              </w:rPr>
            </w:pPr>
            <w:ins w:id="522" w:author="Papu Bhattacharya" w:date="2019-12-30T16:48:00Z">
              <w:r>
                <w:rPr>
                  <w:rFonts w:ascii="Times New Roman" w:hAnsi="Times New Roman" w:cs="Times New Roman"/>
                  <w:sz w:val="21"/>
                  <w:szCs w:val="21"/>
                </w:rPr>
                <w:t>DevOps Engineer</w:t>
              </w:r>
            </w:ins>
          </w:p>
        </w:tc>
        <w:tc>
          <w:tcPr>
            <w:tcW w:w="1275" w:type="dxa"/>
            <w:tcPrChange w:id="523" w:author="Papu Bhattacharya" w:date="2019-12-30T16:47:00Z">
              <w:tcPr>
                <w:tcW w:w="1260" w:type="dxa"/>
              </w:tcPr>
            </w:tcPrChange>
          </w:tcPr>
          <w:p w14:paraId="2F94D355" w14:textId="4F5D03F3" w:rsidR="00244046" w:rsidRDefault="00244046" w:rsidP="00022A63">
            <w:pPr>
              <w:pStyle w:val="NoSpacing"/>
              <w:rPr>
                <w:ins w:id="524" w:author="Papu Bhattacharya" w:date="2019-12-30T16:44:00Z"/>
                <w:rFonts w:ascii="Times New Roman" w:hAnsi="Times New Roman" w:cs="Times New Roman"/>
                <w:snapToGrid w:val="0"/>
                <w:sz w:val="21"/>
                <w:szCs w:val="21"/>
              </w:rPr>
            </w:pPr>
            <w:ins w:id="525" w:author="Papu Bhattacharya" w:date="2019-12-30T16:48:00Z">
              <w:r>
                <w:rPr>
                  <w:rFonts w:ascii="Times New Roman" w:hAnsi="Times New Roman" w:cs="Times New Roman"/>
                  <w:snapToGrid w:val="0"/>
                  <w:sz w:val="21"/>
                  <w:szCs w:val="21"/>
                </w:rPr>
                <w:t>$90</w:t>
              </w:r>
            </w:ins>
          </w:p>
        </w:tc>
        <w:tc>
          <w:tcPr>
            <w:tcW w:w="1843" w:type="dxa"/>
            <w:tcPrChange w:id="526" w:author="Papu Bhattacharya" w:date="2019-12-30T16:47:00Z">
              <w:tcPr>
                <w:tcW w:w="2430" w:type="dxa"/>
                <w:gridSpan w:val="2"/>
              </w:tcPr>
            </w:tcPrChange>
          </w:tcPr>
          <w:p w14:paraId="76845868" w14:textId="77777777" w:rsidR="00244046" w:rsidRPr="001F42B1" w:rsidRDefault="00244046" w:rsidP="00244046">
            <w:pPr>
              <w:pStyle w:val="NoSpacing"/>
              <w:jc w:val="both"/>
              <w:rPr>
                <w:ins w:id="527" w:author="Papu Bhattacharya" w:date="2019-12-30T16:48:00Z"/>
                <w:rFonts w:ascii="Times New Roman" w:hAnsi="Times New Roman" w:cs="Times New Roman"/>
                <w:b/>
                <w:bCs/>
                <w:sz w:val="21"/>
                <w:szCs w:val="21"/>
              </w:rPr>
            </w:pPr>
            <w:ins w:id="528" w:author="Papu Bhattacharya" w:date="2019-12-30T16:48:00Z">
              <w:r w:rsidRPr="001F42B1">
                <w:rPr>
                  <w:rFonts w:ascii="Times New Roman" w:hAnsi="Times New Roman" w:cs="Times New Roman"/>
                  <w:b/>
                  <w:bCs/>
                  <w:sz w:val="21"/>
                  <w:szCs w:val="21"/>
                </w:rPr>
                <w:t>Timelines to be decided after Phase 1</w:t>
              </w:r>
              <w:r>
                <w:rPr>
                  <w:rFonts w:ascii="Times New Roman" w:hAnsi="Times New Roman" w:cs="Times New Roman"/>
                  <w:b/>
                  <w:bCs/>
                  <w:sz w:val="21"/>
                  <w:szCs w:val="21"/>
                </w:rPr>
                <w:t xml:space="preserve"> – Estimated 4 Weeks</w:t>
              </w:r>
            </w:ins>
          </w:p>
          <w:p w14:paraId="7B7C3506" w14:textId="77777777" w:rsidR="00244046" w:rsidRDefault="00244046" w:rsidP="00022A63">
            <w:pPr>
              <w:pStyle w:val="NoSpacing"/>
              <w:rPr>
                <w:ins w:id="529" w:author="Papu Bhattacharya" w:date="2019-12-30T16:44:00Z"/>
                <w:rFonts w:ascii="Times New Roman" w:hAnsi="Times New Roman" w:cs="Times New Roman"/>
                <w:sz w:val="21"/>
                <w:szCs w:val="21"/>
              </w:rPr>
            </w:pPr>
          </w:p>
        </w:tc>
        <w:tc>
          <w:tcPr>
            <w:tcW w:w="3800" w:type="dxa"/>
            <w:tcPrChange w:id="530" w:author="Papu Bhattacharya" w:date="2019-12-30T16:47:00Z">
              <w:tcPr>
                <w:tcW w:w="1733" w:type="dxa"/>
              </w:tcPr>
            </w:tcPrChange>
          </w:tcPr>
          <w:p w14:paraId="670B1C84" w14:textId="16236058" w:rsidR="00244046" w:rsidRDefault="00244046" w:rsidP="00022A63">
            <w:pPr>
              <w:pStyle w:val="NoSpacing"/>
              <w:rPr>
                <w:ins w:id="531" w:author="Papu Bhattacharya" w:date="2019-12-30T16:44:00Z"/>
                <w:rFonts w:ascii="Times New Roman" w:hAnsi="Times New Roman" w:cs="Times New Roman"/>
                <w:sz w:val="21"/>
                <w:szCs w:val="21"/>
              </w:rPr>
            </w:pPr>
            <w:ins w:id="532" w:author="Papu Bhattacharya" w:date="2019-12-30T16:49:00Z">
              <w:r>
                <w:rPr>
                  <w:rFonts w:ascii="Times New Roman" w:hAnsi="Times New Roman" w:cs="Times New Roman"/>
                  <w:sz w:val="21"/>
                  <w:szCs w:val="21"/>
                </w:rPr>
                <w:t>90*173=1557</w:t>
              </w:r>
            </w:ins>
            <w:ins w:id="533" w:author="Papu Bhattacharya" w:date="2019-12-30T16:54:00Z">
              <w:r w:rsidR="00570154">
                <w:rPr>
                  <w:rFonts w:ascii="Times New Roman" w:hAnsi="Times New Roman" w:cs="Times New Roman"/>
                  <w:sz w:val="21"/>
                  <w:szCs w:val="21"/>
                </w:rPr>
                <w:t>0</w:t>
              </w:r>
            </w:ins>
            <w:ins w:id="534" w:author="Papu Bhattacharya" w:date="2019-12-30T16:49:00Z">
              <w:r>
                <w:rPr>
                  <w:rFonts w:ascii="Times New Roman" w:hAnsi="Times New Roman" w:cs="Times New Roman"/>
                  <w:sz w:val="21"/>
                  <w:szCs w:val="21"/>
                </w:rPr>
                <w:t>$</w:t>
              </w:r>
            </w:ins>
          </w:p>
        </w:tc>
      </w:tr>
      <w:tr w:rsidR="00244046" w:rsidRPr="00022A63" w14:paraId="1F6BC453" w14:textId="77777777" w:rsidTr="00244046">
        <w:trPr>
          <w:ins w:id="535" w:author="Papu Bhattacharya" w:date="2019-12-30T16:49:00Z"/>
        </w:trPr>
        <w:tc>
          <w:tcPr>
            <w:tcW w:w="3127" w:type="dxa"/>
          </w:tcPr>
          <w:p w14:paraId="6D2BDCB2" w14:textId="7FCE14E4" w:rsidR="00244046" w:rsidRPr="001F42B1" w:rsidRDefault="00244046" w:rsidP="00244046">
            <w:pPr>
              <w:pStyle w:val="NoSpacing"/>
              <w:jc w:val="both"/>
              <w:rPr>
                <w:ins w:id="536" w:author="Papu Bhattacharya" w:date="2019-12-30T16:49:00Z"/>
                <w:rFonts w:ascii="Times New Roman" w:hAnsi="Times New Roman" w:cs="Times New Roman"/>
                <w:b/>
                <w:bCs/>
                <w:smallCaps/>
                <w:sz w:val="21"/>
                <w:szCs w:val="21"/>
              </w:rPr>
              <w:pPrChange w:id="537" w:author="Papu Bhattacharya" w:date="2019-12-30T16:51:00Z">
                <w:pPr>
                  <w:pStyle w:val="NoSpacing"/>
                  <w:jc w:val="both"/>
                </w:pPr>
              </w:pPrChange>
            </w:pPr>
            <w:ins w:id="538" w:author="Papu Bhattacharya" w:date="2019-12-30T16:50:00Z">
              <w:r w:rsidRPr="001F42B1">
                <w:rPr>
                  <w:rFonts w:ascii="Times New Roman" w:hAnsi="Times New Roman" w:cs="Times New Roman"/>
                  <w:b/>
                  <w:bCs/>
                  <w:smallCaps/>
                  <w:sz w:val="21"/>
                  <w:szCs w:val="21"/>
                </w:rPr>
                <w:t>Phase</w:t>
              </w:r>
              <w:r w:rsidRPr="001F42B1">
                <w:rPr>
                  <w:rFonts w:ascii="Times New Roman" w:hAnsi="Times New Roman" w:cs="Times New Roman"/>
                  <w:b/>
                  <w:bCs/>
                  <w:sz w:val="21"/>
                  <w:szCs w:val="21"/>
                </w:rPr>
                <w:t xml:space="preserve"> 3: Tests </w:t>
              </w:r>
            </w:ins>
          </w:p>
        </w:tc>
        <w:tc>
          <w:tcPr>
            <w:tcW w:w="1632" w:type="dxa"/>
          </w:tcPr>
          <w:p w14:paraId="46BE8802" w14:textId="2CCA1158" w:rsidR="00244046" w:rsidRDefault="00244046" w:rsidP="00022A63">
            <w:pPr>
              <w:pStyle w:val="NoSpacing"/>
              <w:rPr>
                <w:ins w:id="539" w:author="Papu Bhattacharya" w:date="2019-12-30T16:49:00Z"/>
                <w:rFonts w:ascii="Times New Roman" w:hAnsi="Times New Roman" w:cs="Times New Roman"/>
                <w:sz w:val="21"/>
                <w:szCs w:val="21"/>
              </w:rPr>
            </w:pPr>
            <w:ins w:id="540" w:author="Papu Bhattacharya" w:date="2019-12-30T16:51:00Z">
              <w:r>
                <w:rPr>
                  <w:rFonts w:ascii="Times New Roman" w:hAnsi="Times New Roman" w:cs="Times New Roman"/>
                  <w:sz w:val="21"/>
                  <w:szCs w:val="21"/>
                </w:rPr>
                <w:t>DevOps Engineer</w:t>
              </w:r>
            </w:ins>
          </w:p>
        </w:tc>
        <w:tc>
          <w:tcPr>
            <w:tcW w:w="1275" w:type="dxa"/>
          </w:tcPr>
          <w:p w14:paraId="16748B92" w14:textId="1EF40C50" w:rsidR="00244046" w:rsidRDefault="00570154" w:rsidP="00022A63">
            <w:pPr>
              <w:pStyle w:val="NoSpacing"/>
              <w:rPr>
                <w:ins w:id="541" w:author="Papu Bhattacharya" w:date="2019-12-30T16:49:00Z"/>
                <w:rFonts w:ascii="Times New Roman" w:hAnsi="Times New Roman" w:cs="Times New Roman"/>
                <w:snapToGrid w:val="0"/>
                <w:sz w:val="21"/>
                <w:szCs w:val="21"/>
              </w:rPr>
            </w:pPr>
            <w:ins w:id="542" w:author="Papu Bhattacharya" w:date="2019-12-30T16:51:00Z">
              <w:r>
                <w:rPr>
                  <w:rFonts w:ascii="Times New Roman" w:hAnsi="Times New Roman" w:cs="Times New Roman"/>
                  <w:snapToGrid w:val="0"/>
                  <w:sz w:val="21"/>
                  <w:szCs w:val="21"/>
                </w:rPr>
                <w:t>$90</w:t>
              </w:r>
            </w:ins>
          </w:p>
        </w:tc>
        <w:tc>
          <w:tcPr>
            <w:tcW w:w="1843" w:type="dxa"/>
          </w:tcPr>
          <w:p w14:paraId="1389171B" w14:textId="77777777" w:rsidR="00570154" w:rsidRPr="001F42B1" w:rsidRDefault="00570154" w:rsidP="00570154">
            <w:pPr>
              <w:pStyle w:val="NoSpacing"/>
              <w:jc w:val="both"/>
              <w:rPr>
                <w:ins w:id="543" w:author="Papu Bhattacharya" w:date="2019-12-30T16:51:00Z"/>
                <w:rFonts w:ascii="Times New Roman" w:hAnsi="Times New Roman" w:cs="Times New Roman"/>
                <w:b/>
                <w:bCs/>
                <w:sz w:val="21"/>
                <w:szCs w:val="21"/>
              </w:rPr>
            </w:pPr>
            <w:ins w:id="544" w:author="Papu Bhattacharya" w:date="2019-12-30T16:51:00Z">
              <w:r w:rsidRPr="001F42B1">
                <w:rPr>
                  <w:rFonts w:ascii="Times New Roman" w:hAnsi="Times New Roman" w:cs="Times New Roman"/>
                  <w:b/>
                  <w:bCs/>
                  <w:sz w:val="21"/>
                  <w:szCs w:val="21"/>
                </w:rPr>
                <w:t>1 Week</w:t>
              </w:r>
            </w:ins>
          </w:p>
          <w:p w14:paraId="101B2786" w14:textId="77777777" w:rsidR="00244046" w:rsidRPr="001F42B1" w:rsidRDefault="00244046" w:rsidP="00244046">
            <w:pPr>
              <w:pStyle w:val="NoSpacing"/>
              <w:jc w:val="both"/>
              <w:rPr>
                <w:ins w:id="545" w:author="Papu Bhattacharya" w:date="2019-12-30T16:49:00Z"/>
                <w:rFonts w:ascii="Times New Roman" w:hAnsi="Times New Roman" w:cs="Times New Roman"/>
                <w:b/>
                <w:bCs/>
                <w:sz w:val="21"/>
                <w:szCs w:val="21"/>
              </w:rPr>
            </w:pPr>
          </w:p>
        </w:tc>
        <w:tc>
          <w:tcPr>
            <w:tcW w:w="3800" w:type="dxa"/>
          </w:tcPr>
          <w:p w14:paraId="7CC7FE17" w14:textId="476C4B08" w:rsidR="00244046" w:rsidRDefault="00570154" w:rsidP="00022A63">
            <w:pPr>
              <w:pStyle w:val="NoSpacing"/>
              <w:rPr>
                <w:ins w:id="546" w:author="Papu Bhattacharya" w:date="2019-12-30T16:49:00Z"/>
                <w:rFonts w:ascii="Times New Roman" w:hAnsi="Times New Roman" w:cs="Times New Roman"/>
                <w:sz w:val="21"/>
                <w:szCs w:val="21"/>
              </w:rPr>
            </w:pPr>
            <w:ins w:id="547" w:author="Papu Bhattacharya" w:date="2019-12-30T16:51:00Z">
              <w:r>
                <w:rPr>
                  <w:rFonts w:ascii="Times New Roman" w:hAnsi="Times New Roman" w:cs="Times New Roman"/>
                  <w:sz w:val="21"/>
                  <w:szCs w:val="21"/>
                </w:rPr>
                <w:t>90*40=3600$</w:t>
              </w:r>
            </w:ins>
          </w:p>
        </w:tc>
      </w:tr>
      <w:tr w:rsidR="00570154" w:rsidRPr="00022A63" w14:paraId="39FB46E0" w14:textId="77777777" w:rsidTr="00244046">
        <w:trPr>
          <w:ins w:id="548" w:author="Papu Bhattacharya" w:date="2019-12-30T16:52:00Z"/>
        </w:trPr>
        <w:tc>
          <w:tcPr>
            <w:tcW w:w="3127" w:type="dxa"/>
          </w:tcPr>
          <w:p w14:paraId="77A31C46" w14:textId="7B919EB3" w:rsidR="00570154" w:rsidRPr="001F42B1" w:rsidRDefault="00570154" w:rsidP="00570154">
            <w:pPr>
              <w:pStyle w:val="NoSpacing"/>
              <w:jc w:val="both"/>
              <w:rPr>
                <w:ins w:id="549" w:author="Papu Bhattacharya" w:date="2019-12-30T16:52:00Z"/>
                <w:rFonts w:ascii="Times New Roman" w:hAnsi="Times New Roman" w:cs="Times New Roman"/>
                <w:b/>
                <w:bCs/>
                <w:sz w:val="21"/>
                <w:szCs w:val="21"/>
              </w:rPr>
              <w:pPrChange w:id="550" w:author="Papu Bhattacharya" w:date="2019-12-30T16:52:00Z">
                <w:pPr>
                  <w:pStyle w:val="NoSpacing"/>
                  <w:numPr>
                    <w:numId w:val="53"/>
                  </w:numPr>
                  <w:ind w:left="1440" w:hanging="360"/>
                  <w:jc w:val="both"/>
                </w:pPr>
              </w:pPrChange>
            </w:pPr>
            <w:ins w:id="551" w:author="Papu Bhattacharya" w:date="2019-12-30T16:52:00Z">
              <w:r w:rsidRPr="001F42B1">
                <w:rPr>
                  <w:rFonts w:ascii="Times New Roman" w:hAnsi="Times New Roman" w:cs="Times New Roman"/>
                  <w:b/>
                  <w:bCs/>
                  <w:smallCaps/>
                  <w:sz w:val="21"/>
                  <w:szCs w:val="21"/>
                </w:rPr>
                <w:t>Phase</w:t>
              </w:r>
              <w:r w:rsidRPr="001F42B1">
                <w:rPr>
                  <w:rFonts w:ascii="Times New Roman" w:hAnsi="Times New Roman" w:cs="Times New Roman"/>
                  <w:b/>
                  <w:bCs/>
                  <w:sz w:val="21"/>
                  <w:szCs w:val="21"/>
                </w:rPr>
                <w:t xml:space="preserve"> 4: Training &amp; Transition </w:t>
              </w:r>
            </w:ins>
          </w:p>
          <w:p w14:paraId="15B93541" w14:textId="77777777" w:rsidR="00570154" w:rsidRPr="001F42B1" w:rsidRDefault="00570154" w:rsidP="00570154">
            <w:pPr>
              <w:pStyle w:val="NoSpacing"/>
              <w:jc w:val="both"/>
              <w:rPr>
                <w:ins w:id="552" w:author="Papu Bhattacharya" w:date="2019-12-30T16:52:00Z"/>
                <w:rFonts w:ascii="Times New Roman" w:hAnsi="Times New Roman" w:cs="Times New Roman"/>
                <w:b/>
                <w:bCs/>
                <w:smallCaps/>
                <w:sz w:val="21"/>
                <w:szCs w:val="21"/>
              </w:rPr>
            </w:pPr>
          </w:p>
        </w:tc>
        <w:tc>
          <w:tcPr>
            <w:tcW w:w="1632" w:type="dxa"/>
          </w:tcPr>
          <w:p w14:paraId="7D3CC4D1" w14:textId="68C2839D" w:rsidR="00570154" w:rsidRDefault="00570154" w:rsidP="00570154">
            <w:pPr>
              <w:pStyle w:val="NoSpacing"/>
              <w:rPr>
                <w:ins w:id="553" w:author="Papu Bhattacharya" w:date="2019-12-30T16:52:00Z"/>
                <w:rFonts w:ascii="Times New Roman" w:hAnsi="Times New Roman" w:cs="Times New Roman"/>
                <w:sz w:val="21"/>
                <w:szCs w:val="21"/>
              </w:rPr>
            </w:pPr>
            <w:ins w:id="554" w:author="Papu Bhattacharya" w:date="2019-12-30T16:53:00Z">
              <w:r>
                <w:rPr>
                  <w:rFonts w:ascii="Times New Roman" w:hAnsi="Times New Roman" w:cs="Times New Roman"/>
                  <w:sz w:val="21"/>
                  <w:szCs w:val="21"/>
                </w:rPr>
                <w:t>DevOps Engineer</w:t>
              </w:r>
            </w:ins>
          </w:p>
        </w:tc>
        <w:tc>
          <w:tcPr>
            <w:tcW w:w="1275" w:type="dxa"/>
          </w:tcPr>
          <w:p w14:paraId="1F578DB3" w14:textId="09401194" w:rsidR="00570154" w:rsidRDefault="00570154" w:rsidP="00570154">
            <w:pPr>
              <w:pStyle w:val="NoSpacing"/>
              <w:rPr>
                <w:ins w:id="555" w:author="Papu Bhattacharya" w:date="2019-12-30T16:52:00Z"/>
                <w:rFonts w:ascii="Times New Roman" w:hAnsi="Times New Roman" w:cs="Times New Roman"/>
                <w:snapToGrid w:val="0"/>
                <w:sz w:val="21"/>
                <w:szCs w:val="21"/>
              </w:rPr>
            </w:pPr>
            <w:ins w:id="556" w:author="Papu Bhattacharya" w:date="2019-12-30T16:53:00Z">
              <w:r>
                <w:rPr>
                  <w:rFonts w:ascii="Times New Roman" w:hAnsi="Times New Roman" w:cs="Times New Roman"/>
                  <w:snapToGrid w:val="0"/>
                  <w:sz w:val="21"/>
                  <w:szCs w:val="21"/>
                </w:rPr>
                <w:t>$90</w:t>
              </w:r>
            </w:ins>
          </w:p>
        </w:tc>
        <w:tc>
          <w:tcPr>
            <w:tcW w:w="1843" w:type="dxa"/>
          </w:tcPr>
          <w:p w14:paraId="79EF11AF" w14:textId="77777777" w:rsidR="00570154" w:rsidRPr="001F42B1" w:rsidRDefault="00570154" w:rsidP="00570154">
            <w:pPr>
              <w:pStyle w:val="NoSpacing"/>
              <w:jc w:val="both"/>
              <w:rPr>
                <w:ins w:id="557" w:author="Papu Bhattacharya" w:date="2019-12-30T16:53:00Z"/>
                <w:rFonts w:ascii="Times New Roman" w:hAnsi="Times New Roman" w:cs="Times New Roman"/>
                <w:b/>
                <w:bCs/>
                <w:sz w:val="21"/>
                <w:szCs w:val="21"/>
              </w:rPr>
            </w:pPr>
            <w:ins w:id="558" w:author="Papu Bhattacharya" w:date="2019-12-30T16:53:00Z">
              <w:r w:rsidRPr="001F42B1">
                <w:rPr>
                  <w:rFonts w:ascii="Times New Roman" w:hAnsi="Times New Roman" w:cs="Times New Roman"/>
                  <w:b/>
                  <w:bCs/>
                  <w:sz w:val="21"/>
                  <w:szCs w:val="21"/>
                </w:rPr>
                <w:t>1 Week</w:t>
              </w:r>
            </w:ins>
          </w:p>
          <w:p w14:paraId="7CE3C498" w14:textId="77777777" w:rsidR="00570154" w:rsidRPr="001F42B1" w:rsidRDefault="00570154" w:rsidP="00570154">
            <w:pPr>
              <w:pStyle w:val="NoSpacing"/>
              <w:jc w:val="both"/>
              <w:rPr>
                <w:ins w:id="559" w:author="Papu Bhattacharya" w:date="2019-12-30T16:52:00Z"/>
                <w:rFonts w:ascii="Times New Roman" w:hAnsi="Times New Roman" w:cs="Times New Roman"/>
                <w:b/>
                <w:bCs/>
                <w:sz w:val="21"/>
                <w:szCs w:val="21"/>
              </w:rPr>
            </w:pPr>
          </w:p>
        </w:tc>
        <w:tc>
          <w:tcPr>
            <w:tcW w:w="3800" w:type="dxa"/>
          </w:tcPr>
          <w:p w14:paraId="48FA00BE" w14:textId="63866C3F" w:rsidR="00570154" w:rsidRDefault="00570154" w:rsidP="00570154">
            <w:pPr>
              <w:pStyle w:val="NoSpacing"/>
              <w:rPr>
                <w:ins w:id="560" w:author="Papu Bhattacharya" w:date="2019-12-30T16:52:00Z"/>
                <w:rFonts w:ascii="Times New Roman" w:hAnsi="Times New Roman" w:cs="Times New Roman"/>
                <w:sz w:val="21"/>
                <w:szCs w:val="21"/>
              </w:rPr>
            </w:pPr>
            <w:ins w:id="561" w:author="Papu Bhattacharya" w:date="2019-12-30T16:53:00Z">
              <w:r>
                <w:rPr>
                  <w:rFonts w:ascii="Times New Roman" w:hAnsi="Times New Roman" w:cs="Times New Roman"/>
                  <w:sz w:val="21"/>
                  <w:szCs w:val="21"/>
                </w:rPr>
                <w:t>90*40=3600$</w:t>
              </w:r>
            </w:ins>
          </w:p>
        </w:tc>
      </w:tr>
      <w:tr w:rsidR="00570154" w:rsidRPr="00022A63" w14:paraId="30A87346" w14:textId="77777777" w:rsidTr="00244046">
        <w:trPr>
          <w:ins w:id="562" w:author="Papu Bhattacharya" w:date="2019-12-30T16:53:00Z"/>
        </w:trPr>
        <w:tc>
          <w:tcPr>
            <w:tcW w:w="3127" w:type="dxa"/>
          </w:tcPr>
          <w:p w14:paraId="29C28CF5" w14:textId="08F42543" w:rsidR="00570154" w:rsidRPr="001F42B1" w:rsidRDefault="00570154" w:rsidP="00570154">
            <w:pPr>
              <w:pStyle w:val="NoSpacing"/>
              <w:jc w:val="both"/>
              <w:rPr>
                <w:ins w:id="563" w:author="Papu Bhattacharya" w:date="2019-12-30T16:53:00Z"/>
                <w:rFonts w:ascii="Times New Roman" w:hAnsi="Times New Roman" w:cs="Times New Roman"/>
                <w:b/>
                <w:bCs/>
                <w:smallCaps/>
                <w:sz w:val="21"/>
                <w:szCs w:val="21"/>
              </w:rPr>
            </w:pPr>
            <w:ins w:id="564" w:author="Papu Bhattacharya" w:date="2019-12-30T16:53:00Z">
              <w:r>
                <w:rPr>
                  <w:rFonts w:ascii="Times New Roman" w:hAnsi="Times New Roman" w:cs="Times New Roman"/>
                  <w:b/>
                  <w:bCs/>
                  <w:smallCaps/>
                  <w:sz w:val="21"/>
                  <w:szCs w:val="21"/>
                </w:rPr>
                <w:t>Total</w:t>
              </w:r>
            </w:ins>
          </w:p>
        </w:tc>
        <w:tc>
          <w:tcPr>
            <w:tcW w:w="1632" w:type="dxa"/>
          </w:tcPr>
          <w:p w14:paraId="27A6541E" w14:textId="77777777" w:rsidR="00570154" w:rsidRDefault="00570154" w:rsidP="00570154">
            <w:pPr>
              <w:pStyle w:val="NoSpacing"/>
              <w:rPr>
                <w:ins w:id="565" w:author="Papu Bhattacharya" w:date="2019-12-30T16:53:00Z"/>
                <w:rFonts w:ascii="Times New Roman" w:hAnsi="Times New Roman" w:cs="Times New Roman"/>
                <w:sz w:val="21"/>
                <w:szCs w:val="21"/>
              </w:rPr>
            </w:pPr>
          </w:p>
        </w:tc>
        <w:tc>
          <w:tcPr>
            <w:tcW w:w="1275" w:type="dxa"/>
          </w:tcPr>
          <w:p w14:paraId="32F5D6D2" w14:textId="77777777" w:rsidR="00570154" w:rsidRDefault="00570154" w:rsidP="00570154">
            <w:pPr>
              <w:pStyle w:val="NoSpacing"/>
              <w:rPr>
                <w:ins w:id="566" w:author="Papu Bhattacharya" w:date="2019-12-30T16:53:00Z"/>
                <w:rFonts w:ascii="Times New Roman" w:hAnsi="Times New Roman" w:cs="Times New Roman"/>
                <w:snapToGrid w:val="0"/>
                <w:sz w:val="21"/>
                <w:szCs w:val="21"/>
              </w:rPr>
            </w:pPr>
          </w:p>
        </w:tc>
        <w:tc>
          <w:tcPr>
            <w:tcW w:w="1843" w:type="dxa"/>
          </w:tcPr>
          <w:p w14:paraId="1C3EFA8D" w14:textId="77777777" w:rsidR="00570154" w:rsidRPr="001F42B1" w:rsidRDefault="00570154" w:rsidP="00570154">
            <w:pPr>
              <w:pStyle w:val="NoSpacing"/>
              <w:jc w:val="both"/>
              <w:rPr>
                <w:ins w:id="567" w:author="Papu Bhattacharya" w:date="2019-12-30T16:53:00Z"/>
                <w:rFonts w:ascii="Times New Roman" w:hAnsi="Times New Roman" w:cs="Times New Roman"/>
                <w:b/>
                <w:bCs/>
                <w:sz w:val="21"/>
                <w:szCs w:val="21"/>
              </w:rPr>
            </w:pPr>
          </w:p>
        </w:tc>
        <w:tc>
          <w:tcPr>
            <w:tcW w:w="3800" w:type="dxa"/>
          </w:tcPr>
          <w:p w14:paraId="371EB8E8" w14:textId="45BD4A02" w:rsidR="00570154" w:rsidRDefault="00570154" w:rsidP="00570154">
            <w:pPr>
              <w:pStyle w:val="NoSpacing"/>
              <w:rPr>
                <w:ins w:id="568" w:author="Papu Bhattacharya" w:date="2019-12-30T16:53:00Z"/>
                <w:rFonts w:ascii="Times New Roman" w:hAnsi="Times New Roman" w:cs="Times New Roman"/>
                <w:sz w:val="21"/>
                <w:szCs w:val="21"/>
              </w:rPr>
            </w:pPr>
            <w:ins w:id="569" w:author="Papu Bhattacharya" w:date="2019-12-30T16:54:00Z">
              <w:r>
                <w:rPr>
                  <w:rFonts w:ascii="Times New Roman" w:hAnsi="Times New Roman" w:cs="Times New Roman"/>
                  <w:sz w:val="21"/>
                  <w:szCs w:val="21"/>
                </w:rPr>
                <w:t>$33570</w:t>
              </w:r>
            </w:ins>
          </w:p>
        </w:tc>
      </w:tr>
    </w:tbl>
    <w:p w14:paraId="7776093F" w14:textId="4C6A0229" w:rsidR="004B6066" w:rsidRDefault="004B6066" w:rsidP="004B6066">
      <w:pPr>
        <w:pStyle w:val="NoSpacing"/>
        <w:jc w:val="both"/>
        <w:rPr>
          <w:rFonts w:ascii="Times New Roman" w:hAnsi="Times New Roman" w:cs="Times New Roman"/>
          <w:spacing w:val="-3"/>
          <w:sz w:val="14"/>
          <w:szCs w:val="14"/>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37EF79CE" w:rsidR="004B6066" w:rsidRDefault="004B6066" w:rsidP="004B6066">
      <w:pPr>
        <w:pStyle w:val="NoSpacing"/>
        <w:jc w:val="both"/>
        <w:rPr>
          <w:ins w:id="570" w:author="Papu Bhattacharya" w:date="2019-12-30T16:56:00Z"/>
          <w:rFonts w:ascii="Times New Roman" w:hAnsi="Times New Roman" w:cs="Times New Roman"/>
          <w:spacing w:val="-3"/>
          <w:sz w:val="14"/>
          <w:szCs w:val="14"/>
        </w:rPr>
      </w:pPr>
    </w:p>
    <w:p w14:paraId="7920AAF9" w14:textId="6FE8A02B" w:rsidR="00570154" w:rsidRDefault="00570154" w:rsidP="004B6066">
      <w:pPr>
        <w:pStyle w:val="NoSpacing"/>
        <w:jc w:val="both"/>
        <w:rPr>
          <w:ins w:id="571" w:author="Papu Bhattacharya" w:date="2019-12-30T16:59:00Z"/>
          <w:rFonts w:ascii="Times New Roman" w:hAnsi="Times New Roman" w:cs="Times New Roman"/>
          <w:b/>
          <w:bCs/>
          <w:sz w:val="21"/>
          <w:szCs w:val="21"/>
        </w:rPr>
      </w:pPr>
      <w:ins w:id="572" w:author="Papu Bhattacharya" w:date="2019-12-30T16:56:00Z">
        <w:r>
          <w:rPr>
            <w:rFonts w:ascii="Times New Roman" w:hAnsi="Times New Roman" w:cs="Times New Roman"/>
            <w:b/>
            <w:bCs/>
            <w:sz w:val="21"/>
            <w:szCs w:val="21"/>
          </w:rPr>
          <w:lastRenderedPageBreak/>
          <w:t>Data Flow Automation Services:</w:t>
        </w:r>
      </w:ins>
    </w:p>
    <w:p w14:paraId="4A5593B2" w14:textId="77777777" w:rsidR="00570154" w:rsidRDefault="00570154" w:rsidP="004B6066">
      <w:pPr>
        <w:pStyle w:val="NoSpacing"/>
        <w:jc w:val="both"/>
        <w:rPr>
          <w:ins w:id="573" w:author="Papu Bhattacharya" w:date="2019-12-30T16:58:00Z"/>
          <w:rFonts w:ascii="Times New Roman" w:hAnsi="Times New Roman" w:cs="Times New Roman"/>
          <w:b/>
          <w:bCs/>
          <w:sz w:val="21"/>
          <w:szCs w:val="21"/>
        </w:rPr>
      </w:pPr>
    </w:p>
    <w:p w14:paraId="570BF453" w14:textId="48117201" w:rsidR="00570154" w:rsidRDefault="00570154" w:rsidP="004B6066">
      <w:pPr>
        <w:pStyle w:val="NoSpacing"/>
        <w:jc w:val="both"/>
        <w:rPr>
          <w:ins w:id="574" w:author="Papu Bhattacharya" w:date="2019-12-30T16:56:00Z"/>
          <w:rFonts w:ascii="Times New Roman" w:hAnsi="Times New Roman" w:cs="Times New Roman"/>
          <w:b/>
          <w:bCs/>
          <w:sz w:val="21"/>
          <w:szCs w:val="21"/>
        </w:rPr>
      </w:pPr>
      <w:ins w:id="575" w:author="Papu Bhattacharya" w:date="2019-12-30T16:58:00Z">
        <w:r>
          <w:rPr>
            <w:rFonts w:ascii="Times New Roman" w:hAnsi="Times New Roman" w:cs="Times New Roman"/>
            <w:b/>
            <w:bCs/>
            <w:sz w:val="21"/>
            <w:szCs w:val="21"/>
          </w:rPr>
          <w:t>(Phase 1 discovery &amp; Phase4 Training is common for Migr</w:t>
        </w:r>
      </w:ins>
      <w:ins w:id="576" w:author="Papu Bhattacharya" w:date="2019-12-30T16:59:00Z">
        <w:r>
          <w:rPr>
            <w:rFonts w:ascii="Times New Roman" w:hAnsi="Times New Roman" w:cs="Times New Roman"/>
            <w:b/>
            <w:bCs/>
            <w:sz w:val="21"/>
            <w:szCs w:val="21"/>
          </w:rPr>
          <w:t>ation &amp; Data Flow Automation Services , so excluded here)</w:t>
        </w:r>
      </w:ins>
    </w:p>
    <w:p w14:paraId="049929FF" w14:textId="77777777" w:rsidR="00570154" w:rsidRDefault="00570154" w:rsidP="004B6066">
      <w:pPr>
        <w:pStyle w:val="NoSpacing"/>
        <w:jc w:val="both"/>
        <w:rPr>
          <w:ins w:id="577" w:author="Papu Bhattacharya" w:date="2019-12-30T16:56:00Z"/>
          <w:rFonts w:ascii="Times New Roman" w:hAnsi="Times New Roman" w:cs="Times New Roman"/>
          <w:b/>
          <w:bCs/>
          <w:sz w:val="21"/>
          <w:szCs w:val="21"/>
        </w:rPr>
      </w:pPr>
    </w:p>
    <w:p w14:paraId="614F73B7" w14:textId="40171F9A" w:rsidR="00570154" w:rsidRDefault="00570154" w:rsidP="004B6066">
      <w:pPr>
        <w:pStyle w:val="NoSpacing"/>
        <w:jc w:val="both"/>
        <w:rPr>
          <w:ins w:id="578" w:author="Papu Bhattacharya" w:date="2019-12-30T16:56:00Z"/>
          <w:rFonts w:ascii="Times New Roman" w:hAnsi="Times New Roman" w:cs="Times New Roman"/>
          <w:b/>
          <w:bCs/>
          <w:sz w:val="21"/>
          <w:szCs w:val="21"/>
        </w:rPr>
      </w:pPr>
    </w:p>
    <w:tbl>
      <w:tblPr>
        <w:tblW w:w="1167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1632"/>
        <w:gridCol w:w="1275"/>
        <w:gridCol w:w="1843"/>
        <w:gridCol w:w="3800"/>
        <w:tblGridChange w:id="579">
          <w:tblGrid>
            <w:gridCol w:w="3127"/>
            <w:gridCol w:w="1632"/>
            <w:gridCol w:w="1275"/>
            <w:gridCol w:w="1843"/>
            <w:gridCol w:w="3800"/>
          </w:tblGrid>
        </w:tblGridChange>
      </w:tblGrid>
      <w:tr w:rsidR="00570154" w:rsidRPr="00022A63" w14:paraId="64B6FA73" w14:textId="77777777" w:rsidTr="001F42B1">
        <w:trPr>
          <w:trHeight w:val="305"/>
          <w:tblHeader/>
          <w:ins w:id="580" w:author="Papu Bhattacharya" w:date="2019-12-30T16:56:00Z"/>
        </w:trPr>
        <w:tc>
          <w:tcPr>
            <w:tcW w:w="3127" w:type="dxa"/>
            <w:shd w:val="pct15" w:color="auto" w:fill="FFFFFF"/>
          </w:tcPr>
          <w:p w14:paraId="6D60A88D" w14:textId="77777777" w:rsidR="00570154" w:rsidRPr="00022A63" w:rsidRDefault="00570154" w:rsidP="001F42B1">
            <w:pPr>
              <w:pStyle w:val="NoSpacing"/>
              <w:jc w:val="center"/>
              <w:rPr>
                <w:ins w:id="581" w:author="Papu Bhattacharya" w:date="2019-12-30T16:56:00Z"/>
                <w:rFonts w:ascii="Times New Roman" w:hAnsi="Times New Roman" w:cs="Times New Roman"/>
                <w:b/>
                <w:sz w:val="21"/>
                <w:szCs w:val="21"/>
              </w:rPr>
            </w:pPr>
            <w:ins w:id="582" w:author="Papu Bhattacharya" w:date="2019-12-30T16:56:00Z">
              <w:r>
                <w:rPr>
                  <w:rFonts w:ascii="Times New Roman" w:hAnsi="Times New Roman" w:cs="Times New Roman"/>
                  <w:b/>
                  <w:sz w:val="21"/>
                  <w:szCs w:val="21"/>
                </w:rPr>
                <w:t>Phase</w:t>
              </w:r>
            </w:ins>
          </w:p>
        </w:tc>
        <w:tc>
          <w:tcPr>
            <w:tcW w:w="1632" w:type="dxa"/>
            <w:shd w:val="pct15" w:color="auto" w:fill="FFFFFF"/>
          </w:tcPr>
          <w:p w14:paraId="302F11D3" w14:textId="77777777" w:rsidR="00570154" w:rsidRPr="00022A63" w:rsidRDefault="00570154" w:rsidP="001F42B1">
            <w:pPr>
              <w:pStyle w:val="NoSpacing"/>
              <w:jc w:val="center"/>
              <w:rPr>
                <w:ins w:id="583" w:author="Papu Bhattacharya" w:date="2019-12-30T16:56:00Z"/>
                <w:rFonts w:ascii="Times New Roman" w:hAnsi="Times New Roman" w:cs="Times New Roman"/>
                <w:b/>
                <w:sz w:val="21"/>
                <w:szCs w:val="21"/>
              </w:rPr>
            </w:pPr>
            <w:ins w:id="584" w:author="Papu Bhattacharya" w:date="2019-12-30T16:56:00Z">
              <w:r w:rsidRPr="00022A63">
                <w:rPr>
                  <w:rFonts w:ascii="Times New Roman" w:hAnsi="Times New Roman" w:cs="Times New Roman"/>
                  <w:b/>
                  <w:sz w:val="21"/>
                  <w:szCs w:val="21"/>
                </w:rPr>
                <w:t>Role</w:t>
              </w:r>
            </w:ins>
          </w:p>
        </w:tc>
        <w:tc>
          <w:tcPr>
            <w:tcW w:w="1275" w:type="dxa"/>
            <w:shd w:val="pct15" w:color="auto" w:fill="FFFFFF"/>
          </w:tcPr>
          <w:p w14:paraId="18CB9503" w14:textId="77777777" w:rsidR="00570154" w:rsidRPr="00022A63" w:rsidRDefault="00570154" w:rsidP="001F42B1">
            <w:pPr>
              <w:pStyle w:val="NoSpacing"/>
              <w:jc w:val="center"/>
              <w:rPr>
                <w:ins w:id="585" w:author="Papu Bhattacharya" w:date="2019-12-30T16:56:00Z"/>
                <w:rFonts w:ascii="Times New Roman" w:hAnsi="Times New Roman" w:cs="Times New Roman"/>
                <w:b/>
                <w:sz w:val="21"/>
                <w:szCs w:val="21"/>
              </w:rPr>
            </w:pPr>
            <w:ins w:id="586" w:author="Papu Bhattacharya" w:date="2019-12-30T16:56:00Z">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ins>
          </w:p>
        </w:tc>
        <w:tc>
          <w:tcPr>
            <w:tcW w:w="1843" w:type="dxa"/>
            <w:shd w:val="pct15" w:color="auto" w:fill="FFFFFF"/>
          </w:tcPr>
          <w:p w14:paraId="552040E5" w14:textId="77777777" w:rsidR="00570154" w:rsidRPr="00022A63" w:rsidRDefault="00570154" w:rsidP="001F42B1">
            <w:pPr>
              <w:pStyle w:val="NoSpacing"/>
              <w:jc w:val="center"/>
              <w:rPr>
                <w:ins w:id="587" w:author="Papu Bhattacharya" w:date="2019-12-30T16:56:00Z"/>
                <w:rFonts w:ascii="Times New Roman" w:hAnsi="Times New Roman" w:cs="Times New Roman"/>
                <w:b/>
                <w:sz w:val="21"/>
                <w:szCs w:val="21"/>
              </w:rPr>
            </w:pPr>
            <w:ins w:id="588" w:author="Papu Bhattacharya" w:date="2019-12-30T16:56:00Z">
              <w:r w:rsidRPr="00022A63">
                <w:rPr>
                  <w:rFonts w:ascii="Times New Roman" w:hAnsi="Times New Roman" w:cs="Times New Roman"/>
                  <w:b/>
                  <w:sz w:val="21"/>
                  <w:szCs w:val="21"/>
                </w:rPr>
                <w:t xml:space="preserve">Estimated </w:t>
              </w:r>
              <w:proofErr w:type="spellStart"/>
              <w:r w:rsidRPr="00022A63">
                <w:rPr>
                  <w:rFonts w:ascii="Times New Roman" w:hAnsi="Times New Roman" w:cs="Times New Roman"/>
                  <w:b/>
                  <w:sz w:val="21"/>
                  <w:szCs w:val="21"/>
                </w:rPr>
                <w:t>L</w:t>
              </w:r>
              <w:r>
                <w:rPr>
                  <w:rFonts w:ascii="Times New Roman" w:hAnsi="Times New Roman" w:cs="Times New Roman"/>
                  <w:b/>
                  <w:sz w:val="21"/>
                  <w:szCs w:val="21"/>
                </w:rPr>
                <w:t>o</w:t>
              </w:r>
              <w:r w:rsidRPr="00022A63">
                <w:rPr>
                  <w:rFonts w:ascii="Times New Roman" w:hAnsi="Times New Roman" w:cs="Times New Roman"/>
                  <w:b/>
                  <w:sz w:val="21"/>
                  <w:szCs w:val="21"/>
                </w:rPr>
                <w:t>E</w:t>
              </w:r>
              <w:proofErr w:type="spellEnd"/>
              <w:r>
                <w:rPr>
                  <w:rFonts w:ascii="Times New Roman" w:hAnsi="Times New Roman" w:cs="Times New Roman"/>
                  <w:b/>
                  <w:sz w:val="21"/>
                  <w:szCs w:val="21"/>
                </w:rPr>
                <w:t xml:space="preserve"> (Hours)</w:t>
              </w:r>
            </w:ins>
          </w:p>
        </w:tc>
        <w:tc>
          <w:tcPr>
            <w:tcW w:w="3800" w:type="dxa"/>
            <w:shd w:val="pct15" w:color="auto" w:fill="FFFFFF"/>
          </w:tcPr>
          <w:p w14:paraId="516682DB" w14:textId="77777777" w:rsidR="00570154" w:rsidRPr="00022A63" w:rsidRDefault="00570154" w:rsidP="001F42B1">
            <w:pPr>
              <w:pStyle w:val="NoSpacing"/>
              <w:jc w:val="center"/>
              <w:rPr>
                <w:ins w:id="589" w:author="Papu Bhattacharya" w:date="2019-12-30T16:56:00Z"/>
                <w:rFonts w:ascii="Times New Roman" w:hAnsi="Times New Roman" w:cs="Times New Roman"/>
                <w:b/>
                <w:sz w:val="21"/>
                <w:szCs w:val="21"/>
              </w:rPr>
            </w:pPr>
            <w:ins w:id="590" w:author="Papu Bhattacharya" w:date="2019-12-30T16:56:00Z">
              <w:r w:rsidRPr="00022A63">
                <w:rPr>
                  <w:rFonts w:ascii="Times New Roman" w:hAnsi="Times New Roman" w:cs="Times New Roman"/>
                  <w:b/>
                  <w:sz w:val="21"/>
                  <w:szCs w:val="21"/>
                </w:rPr>
                <w:t>Estimated Cost</w:t>
              </w:r>
            </w:ins>
          </w:p>
        </w:tc>
      </w:tr>
      <w:tr w:rsidR="00570154" w:rsidRPr="00022A63" w14:paraId="4A694539" w14:textId="77777777" w:rsidTr="001F42B1">
        <w:trPr>
          <w:ins w:id="591" w:author="Papu Bhattacharya" w:date="2019-12-30T16:56:00Z"/>
        </w:trPr>
        <w:tc>
          <w:tcPr>
            <w:tcW w:w="3127" w:type="dxa"/>
          </w:tcPr>
          <w:p w14:paraId="3CAB3E46" w14:textId="77777777" w:rsidR="00570154" w:rsidRPr="001F42B1" w:rsidRDefault="00570154" w:rsidP="00570154">
            <w:pPr>
              <w:pStyle w:val="NoSpacing"/>
              <w:jc w:val="both"/>
              <w:rPr>
                <w:ins w:id="592" w:author="Papu Bhattacharya" w:date="2019-12-30T16:58:00Z"/>
                <w:rFonts w:ascii="Times New Roman" w:hAnsi="Times New Roman" w:cs="Times New Roman"/>
                <w:b/>
                <w:bCs/>
                <w:sz w:val="21"/>
                <w:szCs w:val="21"/>
              </w:rPr>
              <w:pPrChange w:id="593" w:author="Papu Bhattacharya" w:date="2019-12-30T16:58:00Z">
                <w:pPr>
                  <w:pStyle w:val="NoSpacing"/>
                  <w:numPr>
                    <w:numId w:val="54"/>
                  </w:numPr>
                  <w:ind w:left="1440" w:hanging="360"/>
                  <w:jc w:val="both"/>
                </w:pPr>
              </w:pPrChange>
            </w:pPr>
            <w:ins w:id="594" w:author="Papu Bhattacharya" w:date="2019-12-30T16:58:00Z">
              <w:r>
                <w:rPr>
                  <w:rFonts w:ascii="Times New Roman" w:hAnsi="Times New Roman" w:cs="Times New Roman"/>
                  <w:b/>
                  <w:bCs/>
                  <w:sz w:val="21"/>
                  <w:szCs w:val="21"/>
                </w:rPr>
                <w:t>Automated Services and workflow provisioning</w:t>
              </w:r>
              <w:r w:rsidRPr="001F42B1">
                <w:rPr>
                  <w:rFonts w:ascii="Times New Roman" w:hAnsi="Times New Roman" w:cs="Times New Roman"/>
                  <w:b/>
                  <w:bCs/>
                  <w:sz w:val="21"/>
                  <w:szCs w:val="21"/>
                </w:rPr>
                <w:t xml:space="preserve"> – Timelines to be decided after Phase 1</w:t>
              </w:r>
              <w:r>
                <w:rPr>
                  <w:rFonts w:ascii="Times New Roman" w:hAnsi="Times New Roman" w:cs="Times New Roman"/>
                  <w:b/>
                  <w:bCs/>
                  <w:sz w:val="21"/>
                  <w:szCs w:val="21"/>
                </w:rPr>
                <w:t xml:space="preserve"> – Estimated 2 Weeks</w:t>
              </w:r>
            </w:ins>
          </w:p>
          <w:p w14:paraId="6F0D56C3" w14:textId="0B64FF85" w:rsidR="00570154" w:rsidRDefault="00570154" w:rsidP="001F42B1">
            <w:pPr>
              <w:pStyle w:val="NoSpacing"/>
              <w:jc w:val="both"/>
              <w:rPr>
                <w:ins w:id="595" w:author="Papu Bhattacharya" w:date="2019-12-30T16:56:00Z"/>
                <w:rFonts w:ascii="Times New Roman" w:hAnsi="Times New Roman" w:cs="Times New Roman"/>
                <w:sz w:val="21"/>
                <w:szCs w:val="21"/>
              </w:rPr>
            </w:pPr>
          </w:p>
        </w:tc>
        <w:tc>
          <w:tcPr>
            <w:tcW w:w="1632" w:type="dxa"/>
          </w:tcPr>
          <w:p w14:paraId="6DC65912" w14:textId="77777777" w:rsidR="00570154" w:rsidRDefault="00570154" w:rsidP="001F42B1">
            <w:pPr>
              <w:pStyle w:val="NoSpacing"/>
              <w:rPr>
                <w:ins w:id="596" w:author="Papu Bhattacharya" w:date="2019-12-30T16:56:00Z"/>
                <w:rFonts w:ascii="Times New Roman" w:hAnsi="Times New Roman" w:cs="Times New Roman"/>
                <w:sz w:val="21"/>
                <w:szCs w:val="21"/>
              </w:rPr>
            </w:pPr>
            <w:ins w:id="597" w:author="Papu Bhattacharya" w:date="2019-12-30T16:56:00Z">
              <w:r>
                <w:rPr>
                  <w:rFonts w:ascii="Times New Roman" w:hAnsi="Times New Roman" w:cs="Times New Roman"/>
                  <w:sz w:val="21"/>
                  <w:szCs w:val="21"/>
                </w:rPr>
                <w:t>DevOps Engineer</w:t>
              </w:r>
            </w:ins>
          </w:p>
        </w:tc>
        <w:tc>
          <w:tcPr>
            <w:tcW w:w="1275" w:type="dxa"/>
          </w:tcPr>
          <w:p w14:paraId="6D53E679" w14:textId="77777777" w:rsidR="00570154" w:rsidRDefault="00570154" w:rsidP="001F42B1">
            <w:pPr>
              <w:pStyle w:val="NoSpacing"/>
              <w:rPr>
                <w:ins w:id="598" w:author="Papu Bhattacharya" w:date="2019-12-30T16:56:00Z"/>
                <w:rFonts w:ascii="Times New Roman" w:hAnsi="Times New Roman" w:cs="Times New Roman"/>
                <w:snapToGrid w:val="0"/>
                <w:sz w:val="21"/>
                <w:szCs w:val="21"/>
              </w:rPr>
            </w:pPr>
            <w:ins w:id="599" w:author="Papu Bhattacharya" w:date="2019-12-30T16:56:00Z">
              <w:r>
                <w:rPr>
                  <w:rFonts w:ascii="Times New Roman" w:hAnsi="Times New Roman" w:cs="Times New Roman"/>
                  <w:snapToGrid w:val="0"/>
                  <w:sz w:val="21"/>
                  <w:szCs w:val="21"/>
                </w:rPr>
                <w:t>$90</w:t>
              </w:r>
            </w:ins>
          </w:p>
        </w:tc>
        <w:tc>
          <w:tcPr>
            <w:tcW w:w="1843" w:type="dxa"/>
          </w:tcPr>
          <w:p w14:paraId="46BD8F31" w14:textId="6643C896" w:rsidR="00570154" w:rsidRPr="001F42B1" w:rsidRDefault="00570154" w:rsidP="001F42B1">
            <w:pPr>
              <w:pStyle w:val="NoSpacing"/>
              <w:jc w:val="both"/>
              <w:rPr>
                <w:ins w:id="600" w:author="Papu Bhattacharya" w:date="2019-12-30T16:56:00Z"/>
                <w:rFonts w:ascii="Times New Roman" w:hAnsi="Times New Roman" w:cs="Times New Roman"/>
                <w:b/>
                <w:bCs/>
                <w:sz w:val="21"/>
                <w:szCs w:val="21"/>
              </w:rPr>
            </w:pPr>
            <w:ins w:id="601" w:author="Papu Bhattacharya" w:date="2019-12-30T16:56:00Z">
              <w:r w:rsidRPr="001F42B1">
                <w:rPr>
                  <w:rFonts w:ascii="Times New Roman" w:hAnsi="Times New Roman" w:cs="Times New Roman"/>
                  <w:b/>
                  <w:bCs/>
                  <w:sz w:val="21"/>
                  <w:szCs w:val="21"/>
                </w:rPr>
                <w:t>Timelines to be decided after Phase 1</w:t>
              </w:r>
              <w:r>
                <w:rPr>
                  <w:rFonts w:ascii="Times New Roman" w:hAnsi="Times New Roman" w:cs="Times New Roman"/>
                  <w:b/>
                  <w:bCs/>
                  <w:sz w:val="21"/>
                  <w:szCs w:val="21"/>
                </w:rPr>
                <w:t xml:space="preserve"> – Estimated </w:t>
              </w:r>
            </w:ins>
            <w:ins w:id="602" w:author="Papu Bhattacharya" w:date="2019-12-30T16:59:00Z">
              <w:r>
                <w:rPr>
                  <w:rFonts w:ascii="Times New Roman" w:hAnsi="Times New Roman" w:cs="Times New Roman"/>
                  <w:b/>
                  <w:bCs/>
                  <w:sz w:val="21"/>
                  <w:szCs w:val="21"/>
                </w:rPr>
                <w:t xml:space="preserve">2 </w:t>
              </w:r>
            </w:ins>
            <w:ins w:id="603" w:author="Papu Bhattacharya" w:date="2019-12-30T16:56:00Z">
              <w:r>
                <w:rPr>
                  <w:rFonts w:ascii="Times New Roman" w:hAnsi="Times New Roman" w:cs="Times New Roman"/>
                  <w:b/>
                  <w:bCs/>
                  <w:sz w:val="21"/>
                  <w:szCs w:val="21"/>
                </w:rPr>
                <w:t>Weeks</w:t>
              </w:r>
            </w:ins>
          </w:p>
          <w:p w14:paraId="712B1F8B" w14:textId="77777777" w:rsidR="00570154" w:rsidRDefault="00570154" w:rsidP="001F42B1">
            <w:pPr>
              <w:pStyle w:val="NoSpacing"/>
              <w:rPr>
                <w:ins w:id="604" w:author="Papu Bhattacharya" w:date="2019-12-30T16:56:00Z"/>
                <w:rFonts w:ascii="Times New Roman" w:hAnsi="Times New Roman" w:cs="Times New Roman"/>
                <w:sz w:val="21"/>
                <w:szCs w:val="21"/>
              </w:rPr>
            </w:pPr>
          </w:p>
        </w:tc>
        <w:tc>
          <w:tcPr>
            <w:tcW w:w="3800" w:type="dxa"/>
          </w:tcPr>
          <w:p w14:paraId="1E66020C" w14:textId="563F303A" w:rsidR="00570154" w:rsidRDefault="00570154" w:rsidP="001F42B1">
            <w:pPr>
              <w:pStyle w:val="NoSpacing"/>
              <w:rPr>
                <w:ins w:id="605" w:author="Papu Bhattacharya" w:date="2019-12-30T16:56:00Z"/>
                <w:rFonts w:ascii="Times New Roman" w:hAnsi="Times New Roman" w:cs="Times New Roman"/>
                <w:sz w:val="21"/>
                <w:szCs w:val="21"/>
              </w:rPr>
            </w:pPr>
            <w:ins w:id="606" w:author="Papu Bhattacharya" w:date="2019-12-30T16:56:00Z">
              <w:r>
                <w:rPr>
                  <w:rFonts w:ascii="Times New Roman" w:hAnsi="Times New Roman" w:cs="Times New Roman"/>
                  <w:sz w:val="21"/>
                  <w:szCs w:val="21"/>
                </w:rPr>
                <w:t>90*</w:t>
              </w:r>
            </w:ins>
            <w:ins w:id="607" w:author="Papu Bhattacharya" w:date="2019-12-30T16:59:00Z">
              <w:r>
                <w:rPr>
                  <w:rFonts w:ascii="Times New Roman" w:hAnsi="Times New Roman" w:cs="Times New Roman"/>
                  <w:sz w:val="21"/>
                  <w:szCs w:val="21"/>
                </w:rPr>
                <w:t>80</w:t>
              </w:r>
            </w:ins>
            <w:ins w:id="608" w:author="Papu Bhattacharya" w:date="2019-12-30T16:56:00Z">
              <w:r>
                <w:rPr>
                  <w:rFonts w:ascii="Times New Roman" w:hAnsi="Times New Roman" w:cs="Times New Roman"/>
                  <w:sz w:val="21"/>
                  <w:szCs w:val="21"/>
                </w:rPr>
                <w:t>=</w:t>
              </w:r>
            </w:ins>
            <w:ins w:id="609" w:author="Papu Bhattacharya" w:date="2019-12-30T17:00:00Z">
              <w:r>
                <w:rPr>
                  <w:rFonts w:ascii="Times New Roman" w:hAnsi="Times New Roman" w:cs="Times New Roman"/>
                  <w:sz w:val="21"/>
                  <w:szCs w:val="21"/>
                </w:rPr>
                <w:t>7200</w:t>
              </w:r>
            </w:ins>
            <w:ins w:id="610" w:author="Papu Bhattacharya" w:date="2019-12-30T16:56:00Z">
              <w:r>
                <w:rPr>
                  <w:rFonts w:ascii="Times New Roman" w:hAnsi="Times New Roman" w:cs="Times New Roman"/>
                  <w:sz w:val="21"/>
                  <w:szCs w:val="21"/>
                </w:rPr>
                <w:t>$</w:t>
              </w:r>
            </w:ins>
          </w:p>
        </w:tc>
      </w:tr>
      <w:tr w:rsidR="00570154" w:rsidRPr="00022A63" w14:paraId="2FB9A246" w14:textId="77777777" w:rsidTr="001F42B1">
        <w:trPr>
          <w:ins w:id="611" w:author="Papu Bhattacharya" w:date="2019-12-30T16:56:00Z"/>
        </w:trPr>
        <w:tc>
          <w:tcPr>
            <w:tcW w:w="3127" w:type="dxa"/>
          </w:tcPr>
          <w:p w14:paraId="439184C2" w14:textId="77777777" w:rsidR="00570154" w:rsidRPr="001F42B1" w:rsidRDefault="00570154" w:rsidP="001F42B1">
            <w:pPr>
              <w:pStyle w:val="NoSpacing"/>
              <w:jc w:val="both"/>
              <w:rPr>
                <w:ins w:id="612" w:author="Papu Bhattacharya" w:date="2019-12-30T16:56:00Z"/>
                <w:rFonts w:ascii="Times New Roman" w:hAnsi="Times New Roman" w:cs="Times New Roman"/>
                <w:b/>
                <w:bCs/>
                <w:smallCaps/>
                <w:sz w:val="21"/>
                <w:szCs w:val="21"/>
              </w:rPr>
            </w:pPr>
            <w:ins w:id="613" w:author="Papu Bhattacharya" w:date="2019-12-30T16:56:00Z">
              <w:r w:rsidRPr="001F42B1">
                <w:rPr>
                  <w:rFonts w:ascii="Times New Roman" w:hAnsi="Times New Roman" w:cs="Times New Roman"/>
                  <w:b/>
                  <w:bCs/>
                  <w:smallCaps/>
                  <w:sz w:val="21"/>
                  <w:szCs w:val="21"/>
                </w:rPr>
                <w:t>Phase</w:t>
              </w:r>
              <w:r w:rsidRPr="001F42B1">
                <w:rPr>
                  <w:rFonts w:ascii="Times New Roman" w:hAnsi="Times New Roman" w:cs="Times New Roman"/>
                  <w:b/>
                  <w:bCs/>
                  <w:sz w:val="21"/>
                  <w:szCs w:val="21"/>
                </w:rPr>
                <w:t xml:space="preserve"> 3: Tests </w:t>
              </w:r>
            </w:ins>
          </w:p>
        </w:tc>
        <w:tc>
          <w:tcPr>
            <w:tcW w:w="1632" w:type="dxa"/>
          </w:tcPr>
          <w:p w14:paraId="409ED347" w14:textId="77777777" w:rsidR="00570154" w:rsidRDefault="00570154" w:rsidP="001F42B1">
            <w:pPr>
              <w:pStyle w:val="NoSpacing"/>
              <w:rPr>
                <w:ins w:id="614" w:author="Papu Bhattacharya" w:date="2019-12-30T16:56:00Z"/>
                <w:rFonts w:ascii="Times New Roman" w:hAnsi="Times New Roman" w:cs="Times New Roman"/>
                <w:sz w:val="21"/>
                <w:szCs w:val="21"/>
              </w:rPr>
            </w:pPr>
            <w:ins w:id="615" w:author="Papu Bhattacharya" w:date="2019-12-30T16:56:00Z">
              <w:r>
                <w:rPr>
                  <w:rFonts w:ascii="Times New Roman" w:hAnsi="Times New Roman" w:cs="Times New Roman"/>
                  <w:sz w:val="21"/>
                  <w:szCs w:val="21"/>
                </w:rPr>
                <w:t>DevOps Engineer</w:t>
              </w:r>
            </w:ins>
          </w:p>
        </w:tc>
        <w:tc>
          <w:tcPr>
            <w:tcW w:w="1275" w:type="dxa"/>
          </w:tcPr>
          <w:p w14:paraId="281C2B9A" w14:textId="77777777" w:rsidR="00570154" w:rsidRDefault="00570154" w:rsidP="001F42B1">
            <w:pPr>
              <w:pStyle w:val="NoSpacing"/>
              <w:rPr>
                <w:ins w:id="616" w:author="Papu Bhattacharya" w:date="2019-12-30T16:56:00Z"/>
                <w:rFonts w:ascii="Times New Roman" w:hAnsi="Times New Roman" w:cs="Times New Roman"/>
                <w:snapToGrid w:val="0"/>
                <w:sz w:val="21"/>
                <w:szCs w:val="21"/>
              </w:rPr>
            </w:pPr>
            <w:ins w:id="617" w:author="Papu Bhattacharya" w:date="2019-12-30T16:56:00Z">
              <w:r>
                <w:rPr>
                  <w:rFonts w:ascii="Times New Roman" w:hAnsi="Times New Roman" w:cs="Times New Roman"/>
                  <w:snapToGrid w:val="0"/>
                  <w:sz w:val="21"/>
                  <w:szCs w:val="21"/>
                </w:rPr>
                <w:t>$90</w:t>
              </w:r>
            </w:ins>
          </w:p>
        </w:tc>
        <w:tc>
          <w:tcPr>
            <w:tcW w:w="1843" w:type="dxa"/>
          </w:tcPr>
          <w:p w14:paraId="5BC1807F" w14:textId="77777777" w:rsidR="00570154" w:rsidRPr="001F42B1" w:rsidRDefault="00570154" w:rsidP="001F42B1">
            <w:pPr>
              <w:pStyle w:val="NoSpacing"/>
              <w:jc w:val="both"/>
              <w:rPr>
                <w:ins w:id="618" w:author="Papu Bhattacharya" w:date="2019-12-30T16:56:00Z"/>
                <w:rFonts w:ascii="Times New Roman" w:hAnsi="Times New Roman" w:cs="Times New Roman"/>
                <w:b/>
                <w:bCs/>
                <w:sz w:val="21"/>
                <w:szCs w:val="21"/>
              </w:rPr>
            </w:pPr>
            <w:ins w:id="619" w:author="Papu Bhattacharya" w:date="2019-12-30T16:56:00Z">
              <w:r w:rsidRPr="001F42B1">
                <w:rPr>
                  <w:rFonts w:ascii="Times New Roman" w:hAnsi="Times New Roman" w:cs="Times New Roman"/>
                  <w:b/>
                  <w:bCs/>
                  <w:sz w:val="21"/>
                  <w:szCs w:val="21"/>
                </w:rPr>
                <w:t>1 Week</w:t>
              </w:r>
            </w:ins>
          </w:p>
          <w:p w14:paraId="296B61E7" w14:textId="77777777" w:rsidR="00570154" w:rsidRPr="001F42B1" w:rsidRDefault="00570154" w:rsidP="001F42B1">
            <w:pPr>
              <w:pStyle w:val="NoSpacing"/>
              <w:jc w:val="both"/>
              <w:rPr>
                <w:ins w:id="620" w:author="Papu Bhattacharya" w:date="2019-12-30T16:56:00Z"/>
                <w:rFonts w:ascii="Times New Roman" w:hAnsi="Times New Roman" w:cs="Times New Roman"/>
                <w:b/>
                <w:bCs/>
                <w:sz w:val="21"/>
                <w:szCs w:val="21"/>
              </w:rPr>
            </w:pPr>
          </w:p>
        </w:tc>
        <w:tc>
          <w:tcPr>
            <w:tcW w:w="3800" w:type="dxa"/>
          </w:tcPr>
          <w:p w14:paraId="1797A5A0" w14:textId="77777777" w:rsidR="00570154" w:rsidRDefault="00570154" w:rsidP="001F42B1">
            <w:pPr>
              <w:pStyle w:val="NoSpacing"/>
              <w:rPr>
                <w:ins w:id="621" w:author="Papu Bhattacharya" w:date="2019-12-30T16:56:00Z"/>
                <w:rFonts w:ascii="Times New Roman" w:hAnsi="Times New Roman" w:cs="Times New Roman"/>
                <w:sz w:val="21"/>
                <w:szCs w:val="21"/>
              </w:rPr>
            </w:pPr>
            <w:ins w:id="622" w:author="Papu Bhattacharya" w:date="2019-12-30T16:56:00Z">
              <w:r>
                <w:rPr>
                  <w:rFonts w:ascii="Times New Roman" w:hAnsi="Times New Roman" w:cs="Times New Roman"/>
                  <w:sz w:val="21"/>
                  <w:szCs w:val="21"/>
                </w:rPr>
                <w:t>90*40=3600$</w:t>
              </w:r>
            </w:ins>
          </w:p>
        </w:tc>
      </w:tr>
      <w:tr w:rsidR="00570154" w:rsidRPr="00022A63" w14:paraId="45B933DF" w14:textId="77777777" w:rsidTr="001F42B1">
        <w:trPr>
          <w:ins w:id="623" w:author="Papu Bhattacharya" w:date="2019-12-30T16:56:00Z"/>
        </w:trPr>
        <w:tc>
          <w:tcPr>
            <w:tcW w:w="3127" w:type="dxa"/>
          </w:tcPr>
          <w:p w14:paraId="1345D9A1" w14:textId="77777777" w:rsidR="00570154" w:rsidRPr="001F42B1" w:rsidRDefault="00570154" w:rsidP="001F42B1">
            <w:pPr>
              <w:pStyle w:val="NoSpacing"/>
              <w:jc w:val="both"/>
              <w:rPr>
                <w:ins w:id="624" w:author="Papu Bhattacharya" w:date="2019-12-30T16:56:00Z"/>
                <w:rFonts w:ascii="Times New Roman" w:hAnsi="Times New Roman" w:cs="Times New Roman"/>
                <w:b/>
                <w:bCs/>
                <w:smallCaps/>
                <w:sz w:val="21"/>
                <w:szCs w:val="21"/>
              </w:rPr>
            </w:pPr>
            <w:ins w:id="625" w:author="Papu Bhattacharya" w:date="2019-12-30T16:56:00Z">
              <w:r>
                <w:rPr>
                  <w:rFonts w:ascii="Times New Roman" w:hAnsi="Times New Roman" w:cs="Times New Roman"/>
                  <w:b/>
                  <w:bCs/>
                  <w:smallCaps/>
                  <w:sz w:val="21"/>
                  <w:szCs w:val="21"/>
                </w:rPr>
                <w:t>Total</w:t>
              </w:r>
            </w:ins>
          </w:p>
        </w:tc>
        <w:tc>
          <w:tcPr>
            <w:tcW w:w="1632" w:type="dxa"/>
          </w:tcPr>
          <w:p w14:paraId="79BAA8E3" w14:textId="77777777" w:rsidR="00570154" w:rsidRDefault="00570154" w:rsidP="001F42B1">
            <w:pPr>
              <w:pStyle w:val="NoSpacing"/>
              <w:rPr>
                <w:ins w:id="626" w:author="Papu Bhattacharya" w:date="2019-12-30T16:56:00Z"/>
                <w:rFonts w:ascii="Times New Roman" w:hAnsi="Times New Roman" w:cs="Times New Roman"/>
                <w:sz w:val="21"/>
                <w:szCs w:val="21"/>
              </w:rPr>
            </w:pPr>
          </w:p>
        </w:tc>
        <w:tc>
          <w:tcPr>
            <w:tcW w:w="1275" w:type="dxa"/>
          </w:tcPr>
          <w:p w14:paraId="08EDFD89" w14:textId="77777777" w:rsidR="00570154" w:rsidRDefault="00570154" w:rsidP="001F42B1">
            <w:pPr>
              <w:pStyle w:val="NoSpacing"/>
              <w:rPr>
                <w:ins w:id="627" w:author="Papu Bhattacharya" w:date="2019-12-30T16:56:00Z"/>
                <w:rFonts w:ascii="Times New Roman" w:hAnsi="Times New Roman" w:cs="Times New Roman"/>
                <w:snapToGrid w:val="0"/>
                <w:sz w:val="21"/>
                <w:szCs w:val="21"/>
              </w:rPr>
            </w:pPr>
          </w:p>
        </w:tc>
        <w:tc>
          <w:tcPr>
            <w:tcW w:w="1843" w:type="dxa"/>
          </w:tcPr>
          <w:p w14:paraId="2D2427FE" w14:textId="77777777" w:rsidR="00570154" w:rsidRPr="001F42B1" w:rsidRDefault="00570154" w:rsidP="001F42B1">
            <w:pPr>
              <w:pStyle w:val="NoSpacing"/>
              <w:jc w:val="both"/>
              <w:rPr>
                <w:ins w:id="628" w:author="Papu Bhattacharya" w:date="2019-12-30T16:56:00Z"/>
                <w:rFonts w:ascii="Times New Roman" w:hAnsi="Times New Roman" w:cs="Times New Roman"/>
                <w:b/>
                <w:bCs/>
                <w:sz w:val="21"/>
                <w:szCs w:val="21"/>
              </w:rPr>
            </w:pPr>
          </w:p>
        </w:tc>
        <w:tc>
          <w:tcPr>
            <w:tcW w:w="3800" w:type="dxa"/>
          </w:tcPr>
          <w:p w14:paraId="5F1F1017" w14:textId="3B3F8F87" w:rsidR="00570154" w:rsidRDefault="00570154" w:rsidP="001F42B1">
            <w:pPr>
              <w:pStyle w:val="NoSpacing"/>
              <w:rPr>
                <w:ins w:id="629" w:author="Papu Bhattacharya" w:date="2019-12-30T16:56:00Z"/>
                <w:rFonts w:ascii="Times New Roman" w:hAnsi="Times New Roman" w:cs="Times New Roman"/>
                <w:sz w:val="21"/>
                <w:szCs w:val="21"/>
              </w:rPr>
            </w:pPr>
            <w:ins w:id="630" w:author="Papu Bhattacharya" w:date="2019-12-30T16:56:00Z">
              <w:r>
                <w:rPr>
                  <w:rFonts w:ascii="Times New Roman" w:hAnsi="Times New Roman" w:cs="Times New Roman"/>
                  <w:sz w:val="21"/>
                  <w:szCs w:val="21"/>
                </w:rPr>
                <w:t>$</w:t>
              </w:r>
            </w:ins>
            <w:ins w:id="631" w:author="Papu Bhattacharya" w:date="2019-12-30T17:00:00Z">
              <w:r>
                <w:rPr>
                  <w:rFonts w:ascii="Times New Roman" w:hAnsi="Times New Roman" w:cs="Times New Roman"/>
                  <w:sz w:val="21"/>
                  <w:szCs w:val="21"/>
                </w:rPr>
                <w:t>10800</w:t>
              </w:r>
            </w:ins>
          </w:p>
        </w:tc>
      </w:tr>
    </w:tbl>
    <w:p w14:paraId="522434E8" w14:textId="77777777" w:rsidR="00570154" w:rsidRDefault="00570154"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1151B9">
      <w:pPr>
        <w:pStyle w:val="Heading2"/>
        <w:numPr>
          <w:ilvl w:val="0"/>
          <w:numId w:val="11"/>
        </w:numPr>
        <w:rPr>
          <w:sz w:val="28"/>
          <w:szCs w:val="28"/>
        </w:rPr>
      </w:pPr>
      <w:bookmarkStart w:id="632" w:name="_Toc28618013"/>
      <w:r>
        <w:rPr>
          <w:smallCaps/>
          <w:sz w:val="32"/>
          <w:szCs w:val="32"/>
        </w:rPr>
        <w:t>SOW Acceptance</w:t>
      </w:r>
      <w:bookmarkEnd w:id="632"/>
    </w:p>
    <w:p w14:paraId="41C36B1F" w14:textId="77777777" w:rsidR="001151B9" w:rsidRPr="004962B1" w:rsidRDefault="001151B9" w:rsidP="001151B9">
      <w:pPr>
        <w:pStyle w:val="NoSpacing"/>
        <w:rPr>
          <w:rFonts w:ascii="Times New Roman" w:hAnsi="Times New Roman" w:cs="Times New Roman"/>
          <w:sz w:val="21"/>
          <w:szCs w:val="21"/>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8928" w:type="dxa"/>
        <w:tblLayout w:type="fixed"/>
        <w:tblLook w:val="0000" w:firstRow="0" w:lastRow="0" w:firstColumn="0" w:lastColumn="0" w:noHBand="0" w:noVBand="0"/>
      </w:tblPr>
      <w:tblGrid>
        <w:gridCol w:w="5040"/>
        <w:gridCol w:w="3888"/>
      </w:tblGrid>
      <w:tr w:rsidR="00022A63" w14:paraId="6574785E" w14:textId="77777777" w:rsidTr="00022A63">
        <w:tc>
          <w:tcPr>
            <w:tcW w:w="8928"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022A63">
        <w:tc>
          <w:tcPr>
            <w:tcW w:w="8928"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bookmarkStart w:id="633" w:name="Text16"/>
      <w:tr w:rsidR="00022A63" w14:paraId="143210ED" w14:textId="77777777" w:rsidTr="00022A63">
        <w:trPr>
          <w:trHeight w:val="480"/>
        </w:trPr>
        <w:tc>
          <w:tcPr>
            <w:tcW w:w="5040" w:type="dxa"/>
          </w:tcPr>
          <w:p w14:paraId="71D1E5E0" w14:textId="77777777" w:rsidR="00022A63" w:rsidRPr="00022A63" w:rsidRDefault="00022A63"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fldChar w:fldCharType="begin">
                <w:ffData>
                  <w:name w:val="Text16"/>
                  <w:enabled/>
                  <w:calcOnExit w:val="0"/>
                  <w:textInput>
                    <w:default w:val="[Customer - Full Corp. Name]"/>
                  </w:textInput>
                </w:ffData>
              </w:fldChar>
            </w:r>
            <w:r w:rsidRPr="00022A63">
              <w:rPr>
                <w:rFonts w:ascii="Times New Roman" w:hAnsi="Times New Roman" w:cs="Times New Roman"/>
                <w:sz w:val="21"/>
                <w:szCs w:val="21"/>
                <w:lang w:val="fr-FR"/>
              </w:rPr>
              <w:instrText xml:space="preserve"> FORMTEXT </w:instrText>
            </w:r>
            <w:r w:rsidRPr="00022A63">
              <w:rPr>
                <w:rFonts w:ascii="Times New Roman" w:hAnsi="Times New Roman" w:cs="Times New Roman"/>
                <w:sz w:val="21"/>
                <w:szCs w:val="21"/>
                <w:lang w:val="fr-FR"/>
              </w:rPr>
            </w:r>
            <w:r w:rsidRPr="00022A63">
              <w:rPr>
                <w:rFonts w:ascii="Times New Roman" w:hAnsi="Times New Roman" w:cs="Times New Roman"/>
                <w:sz w:val="21"/>
                <w:szCs w:val="21"/>
                <w:lang w:val="fr-FR"/>
              </w:rPr>
              <w:fldChar w:fldCharType="separate"/>
            </w:r>
            <w:r w:rsidRPr="00022A63">
              <w:rPr>
                <w:rFonts w:ascii="Times New Roman" w:hAnsi="Times New Roman" w:cs="Times New Roman"/>
                <w:noProof/>
                <w:sz w:val="21"/>
                <w:szCs w:val="21"/>
                <w:lang w:val="fr-FR"/>
              </w:rPr>
              <w:t>[Customer - Full Corp. Name]</w:t>
            </w:r>
            <w:r w:rsidRPr="00022A63">
              <w:rPr>
                <w:rFonts w:ascii="Times New Roman" w:hAnsi="Times New Roman" w:cs="Times New Roman"/>
                <w:sz w:val="21"/>
                <w:szCs w:val="21"/>
                <w:lang w:val="fr-FR"/>
              </w:rPr>
              <w:fldChar w:fldCharType="end"/>
            </w:r>
            <w:bookmarkEnd w:id="633"/>
          </w:p>
        </w:tc>
        <w:tc>
          <w:tcPr>
            <w:tcW w:w="3888"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022A63">
        <w:trPr>
          <w:trHeight w:val="480"/>
        </w:trPr>
        <w:tc>
          <w:tcPr>
            <w:tcW w:w="5040" w:type="dxa"/>
          </w:tcPr>
          <w:p w14:paraId="5FC00D7E" w14:textId="77777777" w:rsidR="00022A63" w:rsidRPr="00022A63" w:rsidRDefault="00022A63"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 xml:space="preserve">Signature: </w:t>
            </w:r>
          </w:p>
        </w:tc>
        <w:tc>
          <w:tcPr>
            <w:tcW w:w="3888" w:type="dxa"/>
          </w:tcPr>
          <w:p w14:paraId="65D279DB" w14:textId="5002CE3C" w:rsidR="00022A63" w:rsidRPr="00022A63" w:rsidRDefault="00414675"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w:t>
            </w:r>
          </w:p>
        </w:tc>
      </w:tr>
      <w:tr w:rsidR="00022A63" w14:paraId="582B91B4" w14:textId="77777777" w:rsidTr="00022A63">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4800B70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Customer Contact Nam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[Customer Contact Name]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c>
          <w:tcPr>
            <w:tcW w:w="3888" w:type="dxa"/>
          </w:tcPr>
          <w:p w14:paraId="6F706A72" w14:textId="77777777" w:rsidR="00F61AB2" w:rsidRDefault="00F61AB2" w:rsidP="00022A63">
            <w:pPr>
              <w:pStyle w:val="NoSpacing"/>
              <w:rPr>
                <w:rFonts w:ascii="Times New Roman" w:hAnsi="Times New Roman" w:cs="Times New Roman"/>
                <w:sz w:val="21"/>
                <w:szCs w:val="21"/>
              </w:rPr>
            </w:pPr>
          </w:p>
          <w:p w14:paraId="1EA918DD" w14:textId="65AE6BF4"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SYNECTIKS Contact Nam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[SYNECTIKS Contact Name]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r>
      <w:tr w:rsidR="00022A63" w14:paraId="1FF979E7" w14:textId="77777777" w:rsidTr="00022A63">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3B0AAA4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Customer Contact Titl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[Customer Contact Title]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c>
          <w:tcPr>
            <w:tcW w:w="3888" w:type="dxa"/>
          </w:tcPr>
          <w:p w14:paraId="7E090D7C" w14:textId="77777777" w:rsidR="00F61AB2" w:rsidRDefault="00F61AB2" w:rsidP="00022A63">
            <w:pPr>
              <w:pStyle w:val="NoSpacing"/>
              <w:rPr>
                <w:rFonts w:ascii="Times New Roman" w:hAnsi="Times New Roman" w:cs="Times New Roman"/>
                <w:sz w:val="21"/>
                <w:szCs w:val="21"/>
              </w:rPr>
            </w:pPr>
          </w:p>
          <w:p w14:paraId="755D8663" w14:textId="46B08C74"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SYNECTIKS Contact Titl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[SYNECTIKS Contact Title]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r>
      <w:tr w:rsidR="00022A63" w14:paraId="71755071" w14:textId="77777777" w:rsidTr="00022A63">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0DE393A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ins w:id="634" w:author="Papu Bhattacharya" w:date="2019-12-27T16:42:00Z">
              <w:r w:rsidR="00163A1F">
                <w:rPr>
                  <w:rFonts w:ascii="Times New Roman" w:hAnsi="Times New Roman" w:cs="Times New Roman"/>
                  <w:noProof/>
                  <w:sz w:val="21"/>
                  <w:szCs w:val="21"/>
                </w:rPr>
                <w:t>12/27/2019</w:t>
              </w:r>
            </w:ins>
            <w:del w:id="635" w:author="Papu Bhattacharya" w:date="2019-12-27T16:42:00Z">
              <w:r w:rsidR="00552886" w:rsidDel="00163A1F">
                <w:rPr>
                  <w:rFonts w:ascii="Times New Roman" w:hAnsi="Times New Roman" w:cs="Times New Roman"/>
                  <w:noProof/>
                  <w:sz w:val="21"/>
                  <w:szCs w:val="21"/>
                </w:rPr>
                <w:delText>11/20/2018</w:delText>
              </w:r>
            </w:del>
            <w:r w:rsidR="00552886">
              <w:rPr>
                <w:rFonts w:ascii="Times New Roman" w:hAnsi="Times New Roman" w:cs="Times New Roman"/>
                <w:sz w:val="21"/>
                <w:szCs w:val="21"/>
              </w:rPr>
              <w:fldChar w:fldCharType="end"/>
            </w:r>
          </w:p>
        </w:tc>
        <w:tc>
          <w:tcPr>
            <w:tcW w:w="3888" w:type="dxa"/>
          </w:tcPr>
          <w:p w14:paraId="6FDDEBE3" w14:textId="77777777" w:rsidR="00F61AB2" w:rsidRDefault="00F61AB2" w:rsidP="00022A63">
            <w:pPr>
              <w:pStyle w:val="NoSpacing"/>
              <w:rPr>
                <w:rFonts w:ascii="Times New Roman" w:hAnsi="Times New Roman" w:cs="Times New Roman"/>
                <w:sz w:val="21"/>
                <w:szCs w:val="21"/>
              </w:rPr>
            </w:pPr>
          </w:p>
          <w:p w14:paraId="16BD265C" w14:textId="2C8FD06F"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ins w:id="636" w:author="Papu Bhattacharya" w:date="2019-12-27T16:42:00Z">
              <w:r w:rsidR="00163A1F">
                <w:rPr>
                  <w:rFonts w:ascii="Times New Roman" w:hAnsi="Times New Roman" w:cs="Times New Roman"/>
                  <w:noProof/>
                  <w:sz w:val="21"/>
                  <w:szCs w:val="21"/>
                </w:rPr>
                <w:t>12/27/2019</w:t>
              </w:r>
            </w:ins>
            <w:del w:id="637" w:author="Papu Bhattacharya" w:date="2019-12-27T16:42:00Z">
              <w:r w:rsidR="00552886" w:rsidDel="00163A1F">
                <w:rPr>
                  <w:rFonts w:ascii="Times New Roman" w:hAnsi="Times New Roman" w:cs="Times New Roman"/>
                  <w:noProof/>
                  <w:sz w:val="21"/>
                  <w:szCs w:val="21"/>
                </w:rPr>
                <w:delText>11/20/2018</w:delText>
              </w:r>
            </w:del>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3A3D9E">
      <w:footerReference w:type="default" r:id="rId10"/>
      <w:headerReference w:type="first" r:id="rId11"/>
      <w:footerReference w:type="first" r:id="rId12"/>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CFD7FD" w14:textId="77777777" w:rsidR="00E01429" w:rsidRDefault="00E01429" w:rsidP="00D72A11">
      <w:pPr>
        <w:spacing w:after="0" w:line="240" w:lineRule="auto"/>
      </w:pPr>
      <w:r>
        <w:separator/>
      </w:r>
    </w:p>
  </w:endnote>
  <w:endnote w:type="continuationSeparator" w:id="0">
    <w:p w14:paraId="7809AB50" w14:textId="77777777" w:rsidR="00E01429" w:rsidRDefault="00E01429"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Content>
      <w:p w14:paraId="7526A4F7" w14:textId="77777777" w:rsidR="00AA5B9C" w:rsidRDefault="00AA5B9C"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AA5B9C" w:rsidRPr="000F6E03" w:rsidRDefault="00AA5B9C"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AA5B9C" w:rsidRDefault="00AA5B9C"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 xml:space="preserve">ynectiks.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synectiks</w:t>
    </w:r>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r>
      <w:rPr>
        <w:rFonts w:ascii="Times New Roman" w:hAnsi="Times New Roman" w:cs="Times New Roman"/>
        <w:smallCaps/>
        <w:color w:val="808080" w:themeColor="background1" w:themeShade="80"/>
        <w:sz w:val="14"/>
        <w:szCs w:val="14"/>
      </w:rPr>
      <w:t xml:space="preserve">synectiks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184C34" w14:textId="77777777" w:rsidR="00E01429" w:rsidRDefault="00E01429" w:rsidP="00D72A11">
      <w:pPr>
        <w:spacing w:after="0" w:line="240" w:lineRule="auto"/>
      </w:pPr>
      <w:r>
        <w:separator/>
      </w:r>
    </w:p>
  </w:footnote>
  <w:footnote w:type="continuationSeparator" w:id="0">
    <w:p w14:paraId="43AF3FF5" w14:textId="77777777" w:rsidR="00E01429" w:rsidRDefault="00E01429"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AA5B9C" w:rsidRDefault="00AA5B9C">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48F1"/>
    <w:multiLevelType w:val="hybridMultilevel"/>
    <w:tmpl w:val="037E6444"/>
    <w:lvl w:ilvl="0" w:tplc="F5345FBE">
      <w:start w:val="1"/>
      <w:numFmt w:val="bullet"/>
      <w:lvlText w:val="–"/>
      <w:lvlJc w:val="left"/>
      <w:pPr>
        <w:tabs>
          <w:tab w:val="num" w:pos="720"/>
        </w:tabs>
        <w:ind w:left="720" w:hanging="360"/>
      </w:pPr>
      <w:rPr>
        <w:rFonts w:ascii="Calibri" w:hAnsi="Calibri"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3A80516"/>
    <w:multiLevelType w:val="hybridMultilevel"/>
    <w:tmpl w:val="790EB39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5717EA"/>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96FBC"/>
    <w:multiLevelType w:val="hybridMultilevel"/>
    <w:tmpl w:val="AA061960"/>
    <w:lvl w:ilvl="0" w:tplc="8A5A0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8F6F36"/>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9F650FC"/>
    <w:multiLevelType w:val="multilevel"/>
    <w:tmpl w:val="9EEAE63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firstLine="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09F81508"/>
    <w:multiLevelType w:val="hybridMultilevel"/>
    <w:tmpl w:val="0C986C8A"/>
    <w:lvl w:ilvl="0" w:tplc="97BA3E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11F"/>
    <w:multiLevelType w:val="hybridMultilevel"/>
    <w:tmpl w:val="9E4C7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803A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3C2211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5062D9"/>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78202F8"/>
    <w:multiLevelType w:val="hybridMultilevel"/>
    <w:tmpl w:val="469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921B4"/>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5C4C16"/>
    <w:multiLevelType w:val="hybridMultilevel"/>
    <w:tmpl w:val="736EE362"/>
    <w:lvl w:ilvl="0" w:tplc="8B62A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0810C0"/>
    <w:multiLevelType w:val="hybridMultilevel"/>
    <w:tmpl w:val="8C3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D92447"/>
    <w:multiLevelType w:val="hybridMultilevel"/>
    <w:tmpl w:val="402653E6"/>
    <w:lvl w:ilvl="0" w:tplc="823CB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6F0155"/>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046E1"/>
    <w:multiLevelType w:val="hybridMultilevel"/>
    <w:tmpl w:val="C59EF8A8"/>
    <w:lvl w:ilvl="0" w:tplc="04090001">
      <w:start w:val="1"/>
      <w:numFmt w:val="bullet"/>
      <w:lvlText w:val=""/>
      <w:lvlJc w:val="left"/>
      <w:pPr>
        <w:tabs>
          <w:tab w:val="num" w:pos="720"/>
        </w:tabs>
        <w:ind w:left="720" w:hanging="360"/>
      </w:pPr>
      <w:rPr>
        <w:rFonts w:ascii="Symbol" w:hAnsi="Symbol"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9"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F3E1B9F"/>
    <w:multiLevelType w:val="hybridMultilevel"/>
    <w:tmpl w:val="810A024E"/>
    <w:lvl w:ilvl="0" w:tplc="EA0EDD96">
      <w:numFmt w:val="bullet"/>
      <w:lvlText w:val=""/>
      <w:lvlJc w:val="left"/>
      <w:pPr>
        <w:ind w:left="1080" w:hanging="72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34392"/>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ED1079"/>
    <w:multiLevelType w:val="hybridMultilevel"/>
    <w:tmpl w:val="C07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EB2E20"/>
    <w:multiLevelType w:val="hybridMultilevel"/>
    <w:tmpl w:val="6B94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802B5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C2A1BFF"/>
    <w:multiLevelType w:val="hybridMultilevel"/>
    <w:tmpl w:val="B93E0A84"/>
    <w:lvl w:ilvl="0" w:tplc="133A0F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C0835"/>
    <w:multiLevelType w:val="hybridMultilevel"/>
    <w:tmpl w:val="F446D8A2"/>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E1550C2"/>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A85DF7"/>
    <w:multiLevelType w:val="hybridMultilevel"/>
    <w:tmpl w:val="509AABFA"/>
    <w:lvl w:ilvl="0" w:tplc="823CBB6A">
      <w:start w:val="3"/>
      <w:numFmt w:val="decimal"/>
      <w:lvlText w:val="%1."/>
      <w:lvlJc w:val="left"/>
      <w:pPr>
        <w:tabs>
          <w:tab w:val="num" w:pos="720"/>
        </w:tabs>
        <w:ind w:left="720" w:hanging="360"/>
      </w:pPr>
      <w:rPr>
        <w:rFonts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31" w15:restartNumberingAfterBreak="0">
    <w:nsid w:val="541864FD"/>
    <w:multiLevelType w:val="hybridMultilevel"/>
    <w:tmpl w:val="DA2A1398"/>
    <w:lvl w:ilvl="0" w:tplc="54969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BC4F4E"/>
    <w:multiLevelType w:val="hybridMultilevel"/>
    <w:tmpl w:val="EAB269D2"/>
    <w:lvl w:ilvl="0" w:tplc="BD5CEA24">
      <w:numFmt w:val="bullet"/>
      <w:lvlText w:val="•"/>
      <w:lvlJc w:val="left"/>
      <w:pPr>
        <w:ind w:left="1080" w:hanging="72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15:restartNumberingAfterBreak="0">
    <w:nsid w:val="5B5B6F7E"/>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E64615F"/>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17E6710"/>
    <w:multiLevelType w:val="hybridMultilevel"/>
    <w:tmpl w:val="D380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8F01AA"/>
    <w:multiLevelType w:val="hybridMultilevel"/>
    <w:tmpl w:val="F076A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956BF8"/>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0C222D"/>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490EC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4221F5"/>
    <w:multiLevelType w:val="hybridMultilevel"/>
    <w:tmpl w:val="D1FAE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276344"/>
    <w:multiLevelType w:val="hybridMultilevel"/>
    <w:tmpl w:val="270C44B6"/>
    <w:lvl w:ilvl="0" w:tplc="BEF68464">
      <w:start w:val="1"/>
      <w:numFmt w:val="decimal"/>
      <w:lvlText w:val="%1."/>
      <w:lvlJc w:val="left"/>
      <w:pPr>
        <w:ind w:left="1080" w:hanging="720"/>
      </w:pPr>
    </w:lvl>
    <w:lvl w:ilvl="1" w:tplc="80D4ED38">
      <w:start w:val="1"/>
      <w:numFmt w:val="lowerLetter"/>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4984F7B"/>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AD570F"/>
    <w:multiLevelType w:val="hybridMultilevel"/>
    <w:tmpl w:val="12D83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8B3830"/>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F166C5"/>
    <w:multiLevelType w:val="hybridMultilevel"/>
    <w:tmpl w:val="AC6669B8"/>
    <w:lvl w:ilvl="0" w:tplc="404859C4">
      <w:start w:val="4"/>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4461BD"/>
    <w:multiLevelType w:val="hybridMultilevel"/>
    <w:tmpl w:val="C3DC70E8"/>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D80A29"/>
    <w:multiLevelType w:val="hybridMultilevel"/>
    <w:tmpl w:val="7C741018"/>
    <w:lvl w:ilvl="0" w:tplc="9D86A0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4"/>
  </w:num>
  <w:num w:numId="2">
    <w:abstractNumId w:val="0"/>
  </w:num>
  <w:num w:numId="3">
    <w:abstractNumId w:val="22"/>
  </w:num>
  <w:num w:numId="4">
    <w:abstractNumId w:val="40"/>
  </w:num>
  <w:num w:numId="5">
    <w:abstractNumId w:val="23"/>
  </w:num>
  <w:num w:numId="6">
    <w:abstractNumId w:val="37"/>
  </w:num>
  <w:num w:numId="7">
    <w:abstractNumId w:val="34"/>
  </w:num>
  <w:num w:numId="8">
    <w:abstractNumId w:val="45"/>
  </w:num>
  <w:num w:numId="9">
    <w:abstractNumId w:val="41"/>
  </w:num>
  <w:num w:numId="10">
    <w:abstractNumId w:val="38"/>
  </w:num>
  <w:num w:numId="11">
    <w:abstractNumId w:val="21"/>
  </w:num>
  <w:num w:numId="12">
    <w:abstractNumId w:val="7"/>
  </w:num>
  <w:num w:numId="13">
    <w:abstractNumId w:val="2"/>
  </w:num>
  <w:num w:numId="14">
    <w:abstractNumId w:val="11"/>
  </w:num>
  <w:num w:numId="15">
    <w:abstractNumId w:val="43"/>
  </w:num>
  <w:num w:numId="16">
    <w:abstractNumId w:val="18"/>
  </w:num>
  <w:num w:numId="17">
    <w:abstractNumId w:val="24"/>
  </w:num>
  <w:num w:numId="18">
    <w:abstractNumId w:val="52"/>
  </w:num>
  <w:num w:numId="19">
    <w:abstractNumId w:val="27"/>
  </w:num>
  <w:num w:numId="20">
    <w:abstractNumId w:val="51"/>
  </w:num>
  <w:num w:numId="21">
    <w:abstractNumId w:val="15"/>
  </w:num>
  <w:num w:numId="22">
    <w:abstractNumId w:val="30"/>
  </w:num>
  <w:num w:numId="23">
    <w:abstractNumId w:val="3"/>
  </w:num>
  <w:num w:numId="24">
    <w:abstractNumId w:val="17"/>
  </w:num>
  <w:num w:numId="25">
    <w:abstractNumId w:val="46"/>
  </w:num>
  <w:num w:numId="26">
    <w:abstractNumId w:val="50"/>
  </w:num>
  <w:num w:numId="27">
    <w:abstractNumId w:val="13"/>
  </w:num>
  <w:num w:numId="28">
    <w:abstractNumId w:val="6"/>
  </w:num>
  <w:num w:numId="29">
    <w:abstractNumId w:val="26"/>
  </w:num>
  <w:num w:numId="30">
    <w:abstractNumId w:val="9"/>
  </w:num>
  <w:num w:numId="31">
    <w:abstractNumId w:val="42"/>
  </w:num>
  <w:num w:numId="32">
    <w:abstractNumId w:val="49"/>
  </w:num>
  <w:num w:numId="33">
    <w:abstractNumId w:val="29"/>
  </w:num>
  <w:num w:numId="34">
    <w:abstractNumId w:val="28"/>
  </w:num>
  <w:num w:numId="35">
    <w:abstractNumId w:val="53"/>
  </w:num>
  <w:num w:numId="36">
    <w:abstractNumId w:val="31"/>
  </w:num>
  <w:num w:numId="37">
    <w:abstractNumId w:val="35"/>
  </w:num>
  <w:num w:numId="38">
    <w:abstractNumId w:val="4"/>
  </w:num>
  <w:num w:numId="39">
    <w:abstractNumId w:val="16"/>
  </w:num>
  <w:num w:numId="40">
    <w:abstractNumId w:val="47"/>
  </w:num>
  <w:num w:numId="41">
    <w:abstractNumId w:val="19"/>
  </w:num>
  <w:num w:numId="42">
    <w:abstractNumId w:val="5"/>
  </w:num>
  <w:num w:numId="43">
    <w:abstractNumId w:val="39"/>
  </w:num>
  <w:num w:numId="44">
    <w:abstractNumId w:val="48"/>
  </w:num>
  <w:num w:numId="45">
    <w:abstractNumId w:val="33"/>
  </w:num>
  <w:num w:numId="46">
    <w:abstractNumId w:val="1"/>
  </w:num>
  <w:num w:numId="47">
    <w:abstractNumId w:val="20"/>
    <w:lvlOverride w:ilvl="0"/>
    <w:lvlOverride w:ilvl="1"/>
    <w:lvlOverride w:ilvl="2"/>
    <w:lvlOverride w:ilvl="3"/>
    <w:lvlOverride w:ilvl="4"/>
    <w:lvlOverride w:ilvl="5"/>
    <w:lvlOverride w:ilvl="6"/>
    <w:lvlOverride w:ilvl="7"/>
    <w:lvlOverride w:ilvl="8"/>
  </w:num>
  <w:num w:numId="48">
    <w:abstractNumId w:val="32"/>
    <w:lvlOverride w:ilvl="0"/>
    <w:lvlOverride w:ilvl="1"/>
    <w:lvlOverride w:ilvl="2"/>
    <w:lvlOverride w:ilvl="3"/>
    <w:lvlOverride w:ilvl="4"/>
    <w:lvlOverride w:ilvl="5"/>
    <w:lvlOverride w:ilvl="6"/>
    <w:lvlOverride w:ilvl="7"/>
    <w:lvlOverride w:ilvl="8"/>
  </w:num>
  <w:num w:numId="4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num>
  <w:num w:numId="51">
    <w:abstractNumId w:val="36"/>
  </w:num>
  <w:num w:numId="52">
    <w:abstractNumId w:val="10"/>
  </w:num>
  <w:num w:numId="53">
    <w:abstractNumId w:val="25"/>
  </w:num>
  <w:num w:numId="54">
    <w:abstractNumId w:val="8"/>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pu Bhattacharya">
    <w15:presenceInfo w15:providerId="AD" w15:userId="S::papu.bhattacharya@synectiks.com::2280e00b-70e3-47b8-954c-0faca14d80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ocumentProtection w:edit="trackedChanges" w:enforcement="1" w:cryptProviderType="rsaAES" w:cryptAlgorithmClass="hash" w:cryptAlgorithmType="typeAny" w:cryptAlgorithmSid="14" w:cryptSpinCount="100000" w:hash="UMco5zCEEMS5t7Rdvq7MmMG1rOgTCp2bihWwdATCk1C5zdMjat+uzL59380vurM84kbagNahhQGBno6dACiF5A==" w:salt="GxQT/RrZFZEVpKsCSvCWX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TWgBLZYeXLQAAAA=="/>
  </w:docVars>
  <w:rsids>
    <w:rsidRoot w:val="00D72A11"/>
    <w:rsid w:val="00022A63"/>
    <w:rsid w:val="000359A8"/>
    <w:rsid w:val="00054CD5"/>
    <w:rsid w:val="000644F7"/>
    <w:rsid w:val="00065E25"/>
    <w:rsid w:val="00070414"/>
    <w:rsid w:val="000711D4"/>
    <w:rsid w:val="000829BB"/>
    <w:rsid w:val="0008639C"/>
    <w:rsid w:val="0009412F"/>
    <w:rsid w:val="00097EB7"/>
    <w:rsid w:val="000A0154"/>
    <w:rsid w:val="000A7A77"/>
    <w:rsid w:val="000B5F8F"/>
    <w:rsid w:val="000D77BF"/>
    <w:rsid w:val="000F6E03"/>
    <w:rsid w:val="001022F9"/>
    <w:rsid w:val="00102FD7"/>
    <w:rsid w:val="00106326"/>
    <w:rsid w:val="001151B9"/>
    <w:rsid w:val="001518D4"/>
    <w:rsid w:val="0015227E"/>
    <w:rsid w:val="00163A1F"/>
    <w:rsid w:val="00191AD2"/>
    <w:rsid w:val="0019775A"/>
    <w:rsid w:val="001C2BFD"/>
    <w:rsid w:val="001D3703"/>
    <w:rsid w:val="001D7D44"/>
    <w:rsid w:val="001E3E32"/>
    <w:rsid w:val="001E43D8"/>
    <w:rsid w:val="001F687E"/>
    <w:rsid w:val="00211824"/>
    <w:rsid w:val="00230501"/>
    <w:rsid w:val="00235B4D"/>
    <w:rsid w:val="00244046"/>
    <w:rsid w:val="00265F9D"/>
    <w:rsid w:val="002806A4"/>
    <w:rsid w:val="0028117F"/>
    <w:rsid w:val="0028443B"/>
    <w:rsid w:val="0028630A"/>
    <w:rsid w:val="00293539"/>
    <w:rsid w:val="002B6D51"/>
    <w:rsid w:val="002D5EF9"/>
    <w:rsid w:val="002F3E32"/>
    <w:rsid w:val="0032716D"/>
    <w:rsid w:val="0033767F"/>
    <w:rsid w:val="00356877"/>
    <w:rsid w:val="00382CDC"/>
    <w:rsid w:val="00383E95"/>
    <w:rsid w:val="003A3D9E"/>
    <w:rsid w:val="003A48D9"/>
    <w:rsid w:val="003A7DC4"/>
    <w:rsid w:val="003C3DFF"/>
    <w:rsid w:val="003C42BF"/>
    <w:rsid w:val="003D5EBF"/>
    <w:rsid w:val="003D6CFF"/>
    <w:rsid w:val="003D7AAD"/>
    <w:rsid w:val="003F5A26"/>
    <w:rsid w:val="0040075D"/>
    <w:rsid w:val="00412B1C"/>
    <w:rsid w:val="00414675"/>
    <w:rsid w:val="00426151"/>
    <w:rsid w:val="00441D4F"/>
    <w:rsid w:val="00442FFE"/>
    <w:rsid w:val="00446EEC"/>
    <w:rsid w:val="00462E6D"/>
    <w:rsid w:val="004962B1"/>
    <w:rsid w:val="004A1E89"/>
    <w:rsid w:val="004A43E0"/>
    <w:rsid w:val="004B6066"/>
    <w:rsid w:val="004C0ECE"/>
    <w:rsid w:val="004C78FF"/>
    <w:rsid w:val="004E3DD5"/>
    <w:rsid w:val="004E56DC"/>
    <w:rsid w:val="0050373A"/>
    <w:rsid w:val="00504837"/>
    <w:rsid w:val="00513A70"/>
    <w:rsid w:val="005415DC"/>
    <w:rsid w:val="0054185B"/>
    <w:rsid w:val="00552886"/>
    <w:rsid w:val="00570154"/>
    <w:rsid w:val="00570D81"/>
    <w:rsid w:val="00595C5C"/>
    <w:rsid w:val="005B48CD"/>
    <w:rsid w:val="005D44A0"/>
    <w:rsid w:val="005E1042"/>
    <w:rsid w:val="005E1746"/>
    <w:rsid w:val="006072D8"/>
    <w:rsid w:val="006372F1"/>
    <w:rsid w:val="00643A7A"/>
    <w:rsid w:val="006747E7"/>
    <w:rsid w:val="006A4DF7"/>
    <w:rsid w:val="006B65CA"/>
    <w:rsid w:val="006D009A"/>
    <w:rsid w:val="006D5C7B"/>
    <w:rsid w:val="006D6A5A"/>
    <w:rsid w:val="006E5BB8"/>
    <w:rsid w:val="006E5D01"/>
    <w:rsid w:val="006F3922"/>
    <w:rsid w:val="007174D6"/>
    <w:rsid w:val="0073155C"/>
    <w:rsid w:val="00731705"/>
    <w:rsid w:val="00744EE2"/>
    <w:rsid w:val="007515C1"/>
    <w:rsid w:val="00766654"/>
    <w:rsid w:val="0076770A"/>
    <w:rsid w:val="00770395"/>
    <w:rsid w:val="007A1F56"/>
    <w:rsid w:val="007A3DAE"/>
    <w:rsid w:val="007B0AC7"/>
    <w:rsid w:val="007E018C"/>
    <w:rsid w:val="007F1931"/>
    <w:rsid w:val="007F43A1"/>
    <w:rsid w:val="007F54CC"/>
    <w:rsid w:val="0081027C"/>
    <w:rsid w:val="00815FA7"/>
    <w:rsid w:val="00840C0D"/>
    <w:rsid w:val="00854155"/>
    <w:rsid w:val="00880262"/>
    <w:rsid w:val="0089137C"/>
    <w:rsid w:val="00894042"/>
    <w:rsid w:val="008A1458"/>
    <w:rsid w:val="008A6275"/>
    <w:rsid w:val="008B454D"/>
    <w:rsid w:val="008D2E5D"/>
    <w:rsid w:val="008D55ED"/>
    <w:rsid w:val="008D6243"/>
    <w:rsid w:val="008D6C16"/>
    <w:rsid w:val="008E0369"/>
    <w:rsid w:val="008E2BEE"/>
    <w:rsid w:val="00935918"/>
    <w:rsid w:val="0093743A"/>
    <w:rsid w:val="00960B62"/>
    <w:rsid w:val="00977CBA"/>
    <w:rsid w:val="009801EE"/>
    <w:rsid w:val="00990BC3"/>
    <w:rsid w:val="009A3A24"/>
    <w:rsid w:val="009E5DAB"/>
    <w:rsid w:val="009E6587"/>
    <w:rsid w:val="009F5FD1"/>
    <w:rsid w:val="009F7D05"/>
    <w:rsid w:val="00A07FF6"/>
    <w:rsid w:val="00A14401"/>
    <w:rsid w:val="00A23566"/>
    <w:rsid w:val="00A363A1"/>
    <w:rsid w:val="00A42629"/>
    <w:rsid w:val="00A43688"/>
    <w:rsid w:val="00A51C13"/>
    <w:rsid w:val="00A73DD3"/>
    <w:rsid w:val="00A94124"/>
    <w:rsid w:val="00AA5B9C"/>
    <w:rsid w:val="00AC18D5"/>
    <w:rsid w:val="00AE1791"/>
    <w:rsid w:val="00AE37D7"/>
    <w:rsid w:val="00AE5068"/>
    <w:rsid w:val="00AF1D65"/>
    <w:rsid w:val="00B05763"/>
    <w:rsid w:val="00B12D59"/>
    <w:rsid w:val="00B249E2"/>
    <w:rsid w:val="00B27155"/>
    <w:rsid w:val="00B437C2"/>
    <w:rsid w:val="00B94495"/>
    <w:rsid w:val="00B97DCB"/>
    <w:rsid w:val="00BC2F64"/>
    <w:rsid w:val="00BC545F"/>
    <w:rsid w:val="00BD1A0B"/>
    <w:rsid w:val="00BD3182"/>
    <w:rsid w:val="00BE4984"/>
    <w:rsid w:val="00BF02AC"/>
    <w:rsid w:val="00C115C7"/>
    <w:rsid w:val="00C11B70"/>
    <w:rsid w:val="00C32357"/>
    <w:rsid w:val="00C35F6F"/>
    <w:rsid w:val="00C37C10"/>
    <w:rsid w:val="00C41DF0"/>
    <w:rsid w:val="00C663E0"/>
    <w:rsid w:val="00C73EC3"/>
    <w:rsid w:val="00C82FF9"/>
    <w:rsid w:val="00C8382B"/>
    <w:rsid w:val="00C839CD"/>
    <w:rsid w:val="00C9179A"/>
    <w:rsid w:val="00CA2596"/>
    <w:rsid w:val="00CA602E"/>
    <w:rsid w:val="00CA69C4"/>
    <w:rsid w:val="00CB3469"/>
    <w:rsid w:val="00CB429F"/>
    <w:rsid w:val="00CB5620"/>
    <w:rsid w:val="00CD037E"/>
    <w:rsid w:val="00CD60F1"/>
    <w:rsid w:val="00D05F64"/>
    <w:rsid w:val="00D133C4"/>
    <w:rsid w:val="00D13C2D"/>
    <w:rsid w:val="00D302B1"/>
    <w:rsid w:val="00D5392C"/>
    <w:rsid w:val="00D66AE4"/>
    <w:rsid w:val="00D67E4A"/>
    <w:rsid w:val="00D71E8E"/>
    <w:rsid w:val="00D72A11"/>
    <w:rsid w:val="00D742FF"/>
    <w:rsid w:val="00D775EA"/>
    <w:rsid w:val="00D80B4B"/>
    <w:rsid w:val="00D93403"/>
    <w:rsid w:val="00DA28B2"/>
    <w:rsid w:val="00DB2BEC"/>
    <w:rsid w:val="00DC4FBC"/>
    <w:rsid w:val="00DF39AB"/>
    <w:rsid w:val="00E01429"/>
    <w:rsid w:val="00E27F2C"/>
    <w:rsid w:val="00E30C05"/>
    <w:rsid w:val="00E54469"/>
    <w:rsid w:val="00E6411A"/>
    <w:rsid w:val="00E641EF"/>
    <w:rsid w:val="00E86D87"/>
    <w:rsid w:val="00EA7342"/>
    <w:rsid w:val="00ED3EA9"/>
    <w:rsid w:val="00EE4E6C"/>
    <w:rsid w:val="00F058D0"/>
    <w:rsid w:val="00F15D7B"/>
    <w:rsid w:val="00F21D58"/>
    <w:rsid w:val="00F254F6"/>
    <w:rsid w:val="00F405EF"/>
    <w:rsid w:val="00F45472"/>
    <w:rsid w:val="00F56D0D"/>
    <w:rsid w:val="00F61AB2"/>
    <w:rsid w:val="00F7075A"/>
    <w:rsid w:val="00F858FB"/>
    <w:rsid w:val="00FC3DBD"/>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C3D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3D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6124148">
      <w:bodyDiv w:val="1"/>
      <w:marLeft w:val="0"/>
      <w:marRight w:val="0"/>
      <w:marTop w:val="0"/>
      <w:marBottom w:val="0"/>
      <w:divBdr>
        <w:top w:val="none" w:sz="0" w:space="0" w:color="auto"/>
        <w:left w:val="none" w:sz="0" w:space="0" w:color="auto"/>
        <w:bottom w:val="none" w:sz="0" w:space="0" w:color="auto"/>
        <w:right w:val="none" w:sz="0" w:space="0" w:color="auto"/>
      </w:divBdr>
    </w:div>
    <w:div w:id="108083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EEFFEE-539E-4AD4-8170-24B207F0481A}">
  <ds:schemaRefs>
    <ds:schemaRef ds:uri="http://schemas.openxmlformats.org/officeDocument/2006/bibliography"/>
  </ds:schemaRefs>
</ds:datastoreItem>
</file>

<file path=customXml/itemProps2.xml><?xml version="1.0" encoding="utf-8"?>
<ds:datastoreItem xmlns:ds="http://schemas.openxmlformats.org/officeDocument/2006/customXml" ds:itemID="{6F14C51A-483C-4479-ADF8-A7E2B5794882}"/>
</file>

<file path=customXml/itemProps3.xml><?xml version="1.0" encoding="utf-8"?>
<ds:datastoreItem xmlns:ds="http://schemas.openxmlformats.org/officeDocument/2006/customXml" ds:itemID="{32BD18AE-1CA9-49B0-879A-EDDB62C92DCD}"/>
</file>

<file path=customXml/itemProps4.xml><?xml version="1.0" encoding="utf-8"?>
<ds:datastoreItem xmlns:ds="http://schemas.openxmlformats.org/officeDocument/2006/customXml" ds:itemID="{CC13327F-5DA8-4EE6-A86B-7AE84E305F9F}"/>
</file>

<file path=docProps/app.xml><?xml version="1.0" encoding="utf-8"?>
<Properties xmlns="http://schemas.openxmlformats.org/officeDocument/2006/extended-properties" xmlns:vt="http://schemas.openxmlformats.org/officeDocument/2006/docPropsVTypes">
  <Template>Normal</Template>
  <TotalTime>2638</TotalTime>
  <Pages>11</Pages>
  <Words>3811</Words>
  <Characters>21723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14</cp:revision>
  <dcterms:created xsi:type="dcterms:W3CDTF">2019-12-28T15:44:00Z</dcterms:created>
  <dcterms:modified xsi:type="dcterms:W3CDTF">2019-12-30T11:36:00Z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